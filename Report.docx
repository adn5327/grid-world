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4CFC33" w14:textId="624FF2D0" w:rsidR="00E42218" w:rsidRPr="001513AC" w:rsidRDefault="00485923" w:rsidP="001513AC">
      <w:pPr>
        <w:pStyle w:val="Heading1"/>
        <w:rPr>
          <w:sz w:val="40"/>
          <w:szCs w:val="40"/>
        </w:rPr>
      </w:pPr>
      <w:r w:rsidRPr="00A36CEE">
        <w:rPr>
          <w:sz w:val="40"/>
          <w:szCs w:val="40"/>
          <w:rPrChange w:id="0" w:author="Abhishek Deep Nigam" w:date="2015-12-06T18:41:00Z">
            <w:rPr/>
          </w:rPrChange>
        </w:rPr>
        <w:t xml:space="preserve">CS 440: </w:t>
      </w:r>
      <w:del w:id="1" w:author="Abhishek Deep Nigam" w:date="2015-11-09T20:51:00Z">
        <w:r w:rsidRPr="00A36CEE" w:rsidDel="003F13B4">
          <w:rPr>
            <w:sz w:val="40"/>
            <w:szCs w:val="40"/>
            <w:rPrChange w:id="2" w:author="Abhishek Deep Nigam" w:date="2015-12-06T18:41:00Z">
              <w:rPr/>
            </w:rPrChange>
          </w:rPr>
          <w:delText>CSPs and Games</w:delText>
        </w:r>
      </w:del>
      <w:ins w:id="3" w:author="Abhishek Deep Nigam" w:date="2015-12-06T18:41:00Z">
        <w:r w:rsidR="00A36CEE" w:rsidRPr="00A36CEE">
          <w:rPr>
            <w:sz w:val="40"/>
            <w:szCs w:val="40"/>
            <w:rPrChange w:id="4" w:author="Abhishek Deep Nigam" w:date="2015-12-06T18:41:00Z">
              <w:rPr>
                <w:sz w:val="48"/>
              </w:rPr>
            </w:rPrChange>
          </w:rPr>
          <w:t>MDPs, Reinforcement Learning, and Classification</w:t>
        </w:r>
      </w:ins>
    </w:p>
    <w:p w14:paraId="1873F5C4" w14:textId="23EB0EFB" w:rsidR="00E42218" w:rsidRDefault="00485923">
      <w:pPr>
        <w:pStyle w:val="Heading2"/>
        <w:tabs>
          <w:tab w:val="left" w:pos="6932"/>
        </w:tabs>
        <w:rPr>
          <w:ins w:id="5" w:author="Abhishek Deep Nigam" w:date="2015-10-21T23:54:00Z"/>
        </w:rPr>
        <w:pPrChange w:id="6" w:author="Abhishek Deep Nigam" w:date="2015-12-06T18:42:00Z">
          <w:pPr>
            <w:pStyle w:val="Heading2"/>
          </w:pPr>
        </w:pPrChange>
      </w:pPr>
      <w:ins w:id="7" w:author="Abhishek Deep Nigam" w:date="2015-10-21T23:54:00Z">
        <w:r>
          <w:t xml:space="preserve">Part 1: </w:t>
        </w:r>
      </w:ins>
      <w:ins w:id="8" w:author="Abhishek Deep Nigam" w:date="2015-12-06T18:42:00Z">
        <w:r w:rsidR="00A36CEE">
          <w:t>Grid World</w:t>
        </w:r>
        <w:r w:rsidR="00A36CEE">
          <w:tab/>
        </w:r>
      </w:ins>
    </w:p>
    <w:p w14:paraId="4B891A22" w14:textId="088EEA60" w:rsidR="00A36CEE" w:rsidRDefault="00A36CEE">
      <w:pPr>
        <w:pStyle w:val="Heading3"/>
        <w:numPr>
          <w:ilvl w:val="1"/>
          <w:numId w:val="9"/>
        </w:numPr>
        <w:rPr>
          <w:ins w:id="9" w:author="Abhishek Deep Nigam" w:date="2015-12-06T18:42:00Z"/>
        </w:rPr>
        <w:pPrChange w:id="10" w:author="Abhishek Deep Nigam" w:date="2015-12-06T18:42:00Z">
          <w:pPr>
            <w:pStyle w:val="Heading3"/>
          </w:pPr>
        </w:pPrChange>
      </w:pPr>
      <w:ins w:id="11" w:author="Abhishek Deep Nigam" w:date="2015-12-06T18:42:00Z">
        <w:r>
          <w:t>Grid World MDP</w:t>
        </w:r>
      </w:ins>
    </w:p>
    <w:p w14:paraId="71550551" w14:textId="0C44D195" w:rsidR="00F9638E" w:rsidRDefault="00A36CEE">
      <w:pPr>
        <w:pPrChange w:id="12" w:author="Abhishek Deep Nigam" w:date="2015-12-06T19:03:00Z">
          <w:pPr>
            <w:pStyle w:val="Heading3"/>
          </w:pPr>
        </w:pPrChange>
      </w:pPr>
      <w:ins w:id="13" w:author="Abhishek Deep Nigam" w:date="2015-12-06T18:43:00Z">
        <w:r>
          <w:t>We implemented Value iteration, as described in the lecture slides.</w:t>
        </w:r>
      </w:ins>
      <w:r w:rsidR="0043109D">
        <w:t xml:space="preserve"> </w:t>
      </w:r>
      <w:r w:rsidR="00327C0E">
        <w:t xml:space="preserve">For each </w:t>
      </w:r>
      <w:r w:rsidR="006760B2">
        <w:t>state s, the Utility would be updated as shown Utility(s) = Reward(s) + (Gamma * E(s)). E(s) was a function that figures out the optimal move from a given state s and returns the utility of that move. The optimal move is determined by taking (.8*the intended move + .1*right + .1*left) for each possible move from the given state. Right and left in the above equation indicate the two moves perpendicular to the intended move. Then, the move with the highest number is deemed the optimal move. It is an expected utility function. Gamma was our discount factor, which was .99. Overall, we did fifty iterations of updating the utility of each state.</w:t>
      </w:r>
    </w:p>
    <w:p w14:paraId="65F22890" w14:textId="77777777" w:rsidR="006760B2" w:rsidRDefault="006760B2">
      <w:pPr>
        <w:rPr>
          <w:rFonts w:asciiTheme="majorHAnsi" w:eastAsiaTheme="majorEastAsia" w:hAnsiTheme="majorHAnsi" w:cstheme="majorBidi"/>
          <w:color w:val="0072C6" w:themeColor="accent1"/>
          <w:sz w:val="34"/>
        </w:rPr>
      </w:pPr>
      <w:r>
        <w:br w:type="page"/>
      </w:r>
    </w:p>
    <w:p w14:paraId="5190794E" w14:textId="70E6EBD4" w:rsidR="004A2AB2" w:rsidRDefault="004A2AB2" w:rsidP="004A2AB2">
      <w:pPr>
        <w:pStyle w:val="Heading3"/>
      </w:pPr>
      <w:r>
        <w:lastRenderedPageBreak/>
        <w:t>Non-Terminal Reward Squares</w:t>
      </w:r>
    </w:p>
    <w:p w14:paraId="09D62546" w14:textId="05D5A9FC" w:rsidR="004A2AB2" w:rsidRDefault="004A2AB2" w:rsidP="004A2AB2">
      <w:pPr>
        <w:rPr>
          <w:ins w:id="14" w:author="Abhishek Deep Nigam" w:date="2015-12-06T19:04:00Z"/>
        </w:rPr>
      </w:pPr>
      <w:r>
        <w:t>‘w’ in the figure below represents a wall.</w:t>
      </w:r>
      <w:r w:rsidR="006760B2">
        <w:t xml:space="preserve"> The utility of a wall is labelled 0. Utilities are truncated to 8 decimal places.</w:t>
      </w:r>
    </w:p>
    <w:p w14:paraId="0CCDDE0B" w14:textId="7BD76B1D" w:rsidR="00391FAF" w:rsidRDefault="00F9638E" w:rsidP="006760B2">
      <w:pPr>
        <w:rPr>
          <w:ins w:id="15" w:author="Abhishek Deep Nigam" w:date="2015-12-06T19:13:00Z"/>
        </w:rPr>
      </w:pPr>
      <w:ins w:id="16" w:author="Abhishek Deep Nigam" w:date="2015-12-06T19:04:00Z">
        <w:r>
          <w:rPr>
            <w:noProof/>
            <w:lang w:eastAsia="en-US"/>
          </w:rPr>
          <w:drawing>
            <wp:inline distT="0" distB="0" distL="0" distR="0" wp14:anchorId="3EA7C22A" wp14:editId="5A615640">
              <wp:extent cx="6492240" cy="3596640"/>
              <wp:effectExtent l="0" t="0" r="1016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5-12-06 at 6.59.47 PM.png"/>
                      <pic:cNvPicPr/>
                    </pic:nvPicPr>
                    <pic:blipFill>
                      <a:blip r:embed="rId8">
                        <a:extLst>
                          <a:ext uri="{28A0092B-C50C-407E-A947-70E740481C1C}">
                            <a14:useLocalDpi xmlns:a14="http://schemas.microsoft.com/office/drawing/2010/main" val="0"/>
                          </a:ext>
                        </a:extLst>
                      </a:blip>
                      <a:stretch>
                        <a:fillRect/>
                      </a:stretch>
                    </pic:blipFill>
                    <pic:spPr>
                      <a:xfrm>
                        <a:off x="0" y="0"/>
                        <a:ext cx="6492240" cy="3596640"/>
                      </a:xfrm>
                      <a:prstGeom prst="rect">
                        <a:avLst/>
                      </a:prstGeom>
                    </pic:spPr>
                  </pic:pic>
                </a:graphicData>
              </a:graphic>
            </wp:inline>
          </w:drawing>
        </w:r>
      </w:ins>
      <w:ins w:id="17" w:author="Abhishek Deep Nigam" w:date="2015-12-06T19:13:00Z">
        <w:r w:rsidR="00391FAF">
          <w:br w:type="page"/>
        </w:r>
      </w:ins>
    </w:p>
    <w:p w14:paraId="15A17C55" w14:textId="407F0A8A" w:rsidR="009224D6" w:rsidRDefault="00E20CBF">
      <w:pPr>
        <w:rPr>
          <w:ins w:id="18" w:author="Abhishek Deep Nigam" w:date="2015-12-06T18:43:00Z"/>
        </w:rPr>
        <w:pPrChange w:id="19" w:author="Abhishek Deep Nigam" w:date="2015-12-06T19:03:00Z">
          <w:pPr>
            <w:pStyle w:val="Heading3"/>
          </w:pPr>
        </w:pPrChange>
      </w:pPr>
      <w:ins w:id="20" w:author="Abhishek Deep Nigam" w:date="2015-12-06T19:02:00Z">
        <w:r>
          <w:lastRenderedPageBreak/>
          <w:t>Below is our</w:t>
        </w:r>
        <w:r w:rsidR="009224D6">
          <w:t xml:space="preserve"> plot for non terminal states</w:t>
        </w:r>
      </w:ins>
      <w:ins w:id="21" w:author="Abhishek Deep Nigam" w:date="2015-12-06T19:14:00Z">
        <w:r w:rsidR="00391FAF">
          <w:t>.</w:t>
        </w:r>
      </w:ins>
    </w:p>
    <w:p w14:paraId="6DC21F18" w14:textId="60496C66" w:rsidR="00A36CEE" w:rsidRPr="00A36CEE" w:rsidRDefault="009224D6">
      <w:pPr>
        <w:ind w:left="460"/>
        <w:rPr>
          <w:ins w:id="22" w:author="Abhishek Deep Nigam" w:date="2015-12-06T18:42:00Z"/>
          <w:rPrChange w:id="23" w:author="Abhishek Deep Nigam" w:date="2015-12-06T18:42:00Z">
            <w:rPr>
              <w:ins w:id="24" w:author="Abhishek Deep Nigam" w:date="2015-12-06T18:42:00Z"/>
            </w:rPr>
          </w:rPrChange>
        </w:rPr>
        <w:pPrChange w:id="25" w:author="Abhishek Deep Nigam" w:date="2015-12-06T18:43:00Z">
          <w:pPr>
            <w:pStyle w:val="Heading3"/>
          </w:pPr>
        </w:pPrChange>
      </w:pPr>
      <w:ins w:id="26" w:author="Abhishek Deep Nigam" w:date="2015-12-06T19:01:00Z">
        <w:r>
          <w:rPr>
            <w:noProof/>
            <w:lang w:eastAsia="en-US"/>
            <w:rPrChange w:id="27" w:author="Unknown">
              <w:rPr>
                <w:noProof/>
                <w:lang w:eastAsia="en-US"/>
              </w:rPr>
            </w:rPrChange>
          </w:rPr>
          <w:drawing>
            <wp:inline distT="0" distB="0" distL="0" distR="0" wp14:anchorId="7BD06868" wp14:editId="34771388">
              <wp:extent cx="5704941" cy="4278705"/>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il_est_nonterminal.png"/>
                      <pic:cNvPicPr/>
                    </pic:nvPicPr>
                    <pic:blipFill>
                      <a:blip r:embed="rId9">
                        <a:extLst>
                          <a:ext uri="{28A0092B-C50C-407E-A947-70E740481C1C}">
                            <a14:useLocalDpi xmlns:a14="http://schemas.microsoft.com/office/drawing/2010/main" val="0"/>
                          </a:ext>
                        </a:extLst>
                      </a:blip>
                      <a:stretch>
                        <a:fillRect/>
                      </a:stretch>
                    </pic:blipFill>
                    <pic:spPr>
                      <a:xfrm>
                        <a:off x="0" y="0"/>
                        <a:ext cx="5741942" cy="4306455"/>
                      </a:xfrm>
                      <a:prstGeom prst="rect">
                        <a:avLst/>
                      </a:prstGeom>
                    </pic:spPr>
                  </pic:pic>
                </a:graphicData>
              </a:graphic>
            </wp:inline>
          </w:drawing>
        </w:r>
      </w:ins>
    </w:p>
    <w:p w14:paraId="2972FEF6" w14:textId="77777777" w:rsidR="004F311D" w:rsidRDefault="004F311D">
      <w:r>
        <w:br w:type="page"/>
      </w:r>
    </w:p>
    <w:p w14:paraId="0DE00A6A" w14:textId="4D99C8E5" w:rsidR="004A2AB2" w:rsidRDefault="00695498" w:rsidP="004A2AB2">
      <w:r>
        <w:lastRenderedPageBreak/>
        <w:t xml:space="preserve">Since </w:t>
      </w:r>
      <w:r w:rsidR="004F311D">
        <w:t>the non-terminal seems to need more iterations, here is a larger plot.</w:t>
      </w:r>
    </w:p>
    <w:p w14:paraId="750C1B84" w14:textId="1714E27E" w:rsidR="004F311D" w:rsidRDefault="004F311D" w:rsidP="004A2AB2">
      <w:r>
        <w:rPr>
          <w:noProof/>
          <w:lang w:eastAsia="en-US"/>
        </w:rPr>
        <w:drawing>
          <wp:inline distT="0" distB="0" distL="0" distR="0" wp14:anchorId="1741B0E7" wp14:editId="0657AE23">
            <wp:extent cx="6009740" cy="4507305"/>
            <wp:effectExtent l="0" t="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nterm-large.png"/>
                    <pic:cNvPicPr/>
                  </pic:nvPicPr>
                  <pic:blipFill>
                    <a:blip r:embed="rId10">
                      <a:extLst>
                        <a:ext uri="{28A0092B-C50C-407E-A947-70E740481C1C}">
                          <a14:useLocalDpi xmlns:a14="http://schemas.microsoft.com/office/drawing/2010/main" val="0"/>
                        </a:ext>
                      </a:extLst>
                    </a:blip>
                    <a:stretch>
                      <a:fillRect/>
                    </a:stretch>
                  </pic:blipFill>
                  <pic:spPr>
                    <a:xfrm>
                      <a:off x="0" y="0"/>
                      <a:ext cx="6013545" cy="4510159"/>
                    </a:xfrm>
                    <a:prstGeom prst="rect">
                      <a:avLst/>
                    </a:prstGeom>
                  </pic:spPr>
                </pic:pic>
              </a:graphicData>
            </a:graphic>
          </wp:inline>
        </w:drawing>
      </w:r>
    </w:p>
    <w:p w14:paraId="66FC3536" w14:textId="77777777" w:rsidR="004A2AB2" w:rsidRDefault="004A2AB2" w:rsidP="004A2AB2"/>
    <w:p w14:paraId="74923500" w14:textId="43DD7A24" w:rsidR="004A2AB2" w:rsidRDefault="004A2AB2">
      <w:r>
        <w:br w:type="page"/>
      </w:r>
    </w:p>
    <w:p w14:paraId="28083FC8" w14:textId="56DCAFEE" w:rsidR="004A2AB2" w:rsidRDefault="004A2AB2">
      <w:pPr>
        <w:pStyle w:val="Heading3"/>
      </w:pPr>
      <w:r>
        <w:lastRenderedPageBreak/>
        <w:t>Terminal Reward Squares</w:t>
      </w:r>
    </w:p>
    <w:p w14:paraId="6336C09F" w14:textId="1DEF712E" w:rsidR="00F9638E" w:rsidRDefault="004A2AB2" w:rsidP="004A2AB2">
      <w:pPr>
        <w:rPr>
          <w:ins w:id="28" w:author="Abhishek Deep Nigam" w:date="2015-12-06T19:04:00Z"/>
        </w:rPr>
      </w:pPr>
      <w:r>
        <w:t>‘w’ in the figure below represents a wall. ‘t’ in the figure below represents a terminal state.</w:t>
      </w:r>
      <w:r w:rsidR="006760B2">
        <w:t xml:space="preserve"> The utility of a wall is labelled 0. Utilities are truncated to 8 decimal places.</w:t>
      </w:r>
      <w:ins w:id="29" w:author="Abhishek Deep Nigam" w:date="2015-12-06T19:05:00Z">
        <w:r w:rsidR="00F9638E">
          <w:rPr>
            <w:noProof/>
            <w:lang w:eastAsia="en-US"/>
          </w:rPr>
          <w:drawing>
            <wp:inline distT="0" distB="0" distL="0" distR="0" wp14:anchorId="66BEEE7F" wp14:editId="3AE153B4">
              <wp:extent cx="6492240" cy="3813175"/>
              <wp:effectExtent l="0" t="0" r="1016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5-12-06 at 7.00.00 PM.png"/>
                      <pic:cNvPicPr/>
                    </pic:nvPicPr>
                    <pic:blipFill>
                      <a:blip r:embed="rId11">
                        <a:extLst>
                          <a:ext uri="{28A0092B-C50C-407E-A947-70E740481C1C}">
                            <a14:useLocalDpi xmlns:a14="http://schemas.microsoft.com/office/drawing/2010/main" val="0"/>
                          </a:ext>
                        </a:extLst>
                      </a:blip>
                      <a:stretch>
                        <a:fillRect/>
                      </a:stretch>
                    </pic:blipFill>
                    <pic:spPr>
                      <a:xfrm>
                        <a:off x="0" y="0"/>
                        <a:ext cx="6492240" cy="3813175"/>
                      </a:xfrm>
                      <a:prstGeom prst="rect">
                        <a:avLst/>
                      </a:prstGeom>
                    </pic:spPr>
                  </pic:pic>
                </a:graphicData>
              </a:graphic>
            </wp:inline>
          </w:drawing>
        </w:r>
      </w:ins>
    </w:p>
    <w:p w14:paraId="65FAEA0D" w14:textId="77777777" w:rsidR="00391FAF" w:rsidRDefault="00391FAF">
      <w:pPr>
        <w:rPr>
          <w:ins w:id="30" w:author="Abhishek Deep Nigam" w:date="2015-12-06T19:13:00Z"/>
        </w:rPr>
      </w:pPr>
      <w:ins w:id="31" w:author="Abhishek Deep Nigam" w:date="2015-12-06T19:13:00Z">
        <w:r>
          <w:br w:type="page"/>
        </w:r>
      </w:ins>
    </w:p>
    <w:p w14:paraId="3ACBA9F5" w14:textId="107DDCCB" w:rsidR="00A36CEE" w:rsidRDefault="00E20CBF">
      <w:pPr>
        <w:rPr>
          <w:ins w:id="32" w:author="Abhishek Deep Nigam" w:date="2015-12-06T19:02:00Z"/>
        </w:rPr>
        <w:pPrChange w:id="33" w:author="Abhishek Deep Nigam" w:date="2015-12-06T18:42:00Z">
          <w:pPr>
            <w:pStyle w:val="Heading3"/>
          </w:pPr>
        </w:pPrChange>
      </w:pPr>
      <w:ins w:id="34" w:author="Abhishek Deep Nigam" w:date="2015-12-06T19:02:00Z">
        <w:r>
          <w:lastRenderedPageBreak/>
          <w:t>Below is our</w:t>
        </w:r>
        <w:r w:rsidR="00C15719">
          <w:t xml:space="preserve"> plot for terminal states</w:t>
        </w:r>
      </w:ins>
      <w:ins w:id="35" w:author="Abhishek Deep Nigam" w:date="2015-12-06T19:14:00Z">
        <w:r w:rsidR="00391FAF">
          <w:t>.</w:t>
        </w:r>
      </w:ins>
      <w:r w:rsidR="006B4A16">
        <w:t xml:space="preserve"> The utility of every state starts at 0. For terminal states, the utility becomes the reward of that state after the first iteration.</w:t>
      </w:r>
    </w:p>
    <w:p w14:paraId="28FEE7DE" w14:textId="450C1F2D" w:rsidR="00C15719" w:rsidRDefault="00C15719">
      <w:pPr>
        <w:rPr>
          <w:ins w:id="36" w:author="Abhishek Deep Nigam" w:date="2015-12-06T19:03:00Z"/>
        </w:rPr>
        <w:pPrChange w:id="37" w:author="Abhishek Deep Nigam" w:date="2015-12-06T18:42:00Z">
          <w:pPr>
            <w:pStyle w:val="Heading3"/>
          </w:pPr>
        </w:pPrChange>
      </w:pPr>
      <w:ins w:id="38" w:author="Abhishek Deep Nigam" w:date="2015-12-06T19:02:00Z">
        <w:r>
          <w:rPr>
            <w:noProof/>
            <w:lang w:eastAsia="en-US"/>
            <w:rPrChange w:id="39" w:author="Unknown">
              <w:rPr>
                <w:noProof/>
                <w:lang w:eastAsia="en-US"/>
              </w:rPr>
            </w:rPrChange>
          </w:rPr>
          <w:drawing>
            <wp:inline distT="0" distB="0" distL="0" distR="0" wp14:anchorId="7D14CD19" wp14:editId="52B865A1">
              <wp:extent cx="6035376" cy="4526532"/>
              <wp:effectExtent l="0" t="0" r="1016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til_est_terminal.png"/>
                      <pic:cNvPicPr/>
                    </pic:nvPicPr>
                    <pic:blipFill>
                      <a:blip r:embed="rId12">
                        <a:extLst>
                          <a:ext uri="{28A0092B-C50C-407E-A947-70E740481C1C}">
                            <a14:useLocalDpi xmlns:a14="http://schemas.microsoft.com/office/drawing/2010/main" val="0"/>
                          </a:ext>
                        </a:extLst>
                      </a:blip>
                      <a:stretch>
                        <a:fillRect/>
                      </a:stretch>
                    </pic:blipFill>
                    <pic:spPr>
                      <a:xfrm>
                        <a:off x="0" y="0"/>
                        <a:ext cx="6039916" cy="4529937"/>
                      </a:xfrm>
                      <a:prstGeom prst="rect">
                        <a:avLst/>
                      </a:prstGeom>
                    </pic:spPr>
                  </pic:pic>
                </a:graphicData>
              </a:graphic>
            </wp:inline>
          </w:drawing>
        </w:r>
      </w:ins>
    </w:p>
    <w:p w14:paraId="67A2E8AA" w14:textId="77777777" w:rsidR="00391FAF" w:rsidRDefault="00391FAF">
      <w:pPr>
        <w:rPr>
          <w:ins w:id="40" w:author="Abhishek Deep Nigam" w:date="2015-12-06T19:13:00Z"/>
          <w:rFonts w:asciiTheme="majorHAnsi" w:eastAsiaTheme="majorEastAsia" w:hAnsiTheme="majorHAnsi" w:cstheme="majorBidi"/>
          <w:color w:val="0072C6" w:themeColor="accent1"/>
          <w:sz w:val="34"/>
        </w:rPr>
      </w:pPr>
      <w:ins w:id="41" w:author="Abhishek Deep Nigam" w:date="2015-12-06T19:13:00Z">
        <w:r>
          <w:br w:type="page"/>
        </w:r>
      </w:ins>
    </w:p>
    <w:p w14:paraId="0BAB5152" w14:textId="071FBD04" w:rsidR="00C15719" w:rsidRDefault="00C15719">
      <w:pPr>
        <w:pStyle w:val="Heading3"/>
        <w:numPr>
          <w:ilvl w:val="1"/>
          <w:numId w:val="9"/>
        </w:numPr>
        <w:rPr>
          <w:ins w:id="42" w:author="Abhishek Deep Nigam" w:date="2015-12-06T19:10:00Z"/>
        </w:rPr>
        <w:pPrChange w:id="43" w:author="Abhishek Deep Nigam" w:date="2015-12-06T19:03:00Z">
          <w:pPr>
            <w:pStyle w:val="Heading3"/>
          </w:pPr>
        </w:pPrChange>
      </w:pPr>
      <w:ins w:id="44" w:author="Abhishek Deep Nigam" w:date="2015-12-06T19:03:00Z">
        <w:r>
          <w:lastRenderedPageBreak/>
          <w:t>Grid World Reinforcement Learning</w:t>
        </w:r>
      </w:ins>
    </w:p>
    <w:p w14:paraId="02572D9C" w14:textId="119E85D4" w:rsidR="00F9638E" w:rsidRDefault="00F9638E">
      <w:pPr>
        <w:pPrChange w:id="45" w:author="Abhishek Deep Nigam" w:date="2015-12-06T19:10:00Z">
          <w:pPr>
            <w:pStyle w:val="Heading3"/>
          </w:pPr>
        </w:pPrChange>
      </w:pPr>
      <w:ins w:id="46" w:author="Abhishek Deep Nigam" w:date="2015-12-06T19:10:00Z">
        <w:r>
          <w:t xml:space="preserve">We implemented </w:t>
        </w:r>
      </w:ins>
      <w:ins w:id="47" w:author="Abhishek Deep Nigam" w:date="2015-12-06T19:11:00Z">
        <w:r w:rsidR="00391FAF">
          <w:t>TD Q-Learning as described in the lecture slides.</w:t>
        </w:r>
      </w:ins>
    </w:p>
    <w:p w14:paraId="160B0298" w14:textId="0B1FB254" w:rsidR="006760B2" w:rsidRDefault="006760B2" w:rsidP="006760B2">
      <w:pPr>
        <w:rPr>
          <w:ins w:id="48" w:author="Abhishek Deep Nigam" w:date="2015-12-06T19:11:00Z"/>
        </w:rPr>
      </w:pPr>
      <w:r>
        <w:t>For our learning rate function, we started with alpha(t) = 60/(59+t)</w:t>
      </w:r>
      <w:r w:rsidR="001B3299">
        <w:t xml:space="preserve">, and we iterated from 1 to 50 as our values of t. For a given state, we iterated over each value of t. At each iteration we determined the optimal action using our exploration function, and then updated the value of </w:t>
      </w:r>
      <w:proofErr w:type="gramStart"/>
      <w:r w:rsidR="001B3299">
        <w:t>Q(</w:t>
      </w:r>
      <w:proofErr w:type="gramEnd"/>
      <w:r w:rsidR="001B3299">
        <w:t>state, action) using the formula displayed in the lecture slides. We also incremented the number of times the given state and action combination was executed for future use in our exploration function.</w:t>
      </w:r>
    </w:p>
    <w:p w14:paraId="79B78CB9" w14:textId="23E6A5EB" w:rsidR="00391FAF" w:rsidRDefault="00391FAF">
      <w:pPr>
        <w:rPr>
          <w:ins w:id="49" w:author="Abhishek Deep Nigam" w:date="2015-12-06T19:23:00Z"/>
        </w:rPr>
        <w:pPrChange w:id="50" w:author="Abhishek Deep Nigam" w:date="2015-12-06T19:10:00Z">
          <w:pPr>
            <w:pStyle w:val="Heading3"/>
          </w:pPr>
        </w:pPrChange>
      </w:pPr>
      <w:ins w:id="51" w:author="Abhishek Deep Nigam" w:date="2015-12-06T19:11:00Z">
        <w:r>
          <w:t>We experimented with our explora</w:t>
        </w:r>
        <w:r w:rsidR="003B70BA">
          <w:t xml:space="preserve">tion function. We settled on using an exploration function similar to the one in the lecture slides. Here is a layout of our </w:t>
        </w:r>
      </w:ins>
      <w:ins w:id="52" w:author="Abhishek Deep Nigam" w:date="2015-12-06T19:23:00Z">
        <w:r w:rsidR="003B70BA">
          <w:t>exploration function.</w:t>
        </w:r>
      </w:ins>
      <w:r w:rsidR="001B3299">
        <w:t xml:space="preserve"> ‘u’ is Q(</w:t>
      </w:r>
      <w:proofErr w:type="spellStart"/>
      <w:proofErr w:type="gramStart"/>
      <w:r w:rsidR="001B3299">
        <w:t>state,action</w:t>
      </w:r>
      <w:proofErr w:type="spellEnd"/>
      <w:proofErr w:type="gramEnd"/>
      <w:r w:rsidR="001B3299">
        <w:t>) and n is the number of times a given state and action combination has been executed.</w:t>
      </w:r>
    </w:p>
    <w:p w14:paraId="0A747016" w14:textId="0D362B91" w:rsidR="003B70BA" w:rsidRDefault="003B70BA">
      <w:pPr>
        <w:jc w:val="center"/>
        <w:pPrChange w:id="53" w:author="Abhishek Deep Nigam" w:date="2015-12-06T19:23:00Z">
          <w:pPr>
            <w:pStyle w:val="Heading3"/>
          </w:pPr>
        </w:pPrChange>
      </w:pPr>
      <w:ins w:id="54" w:author="Abhishek Deep Nigam" w:date="2015-12-06T19:23:00Z">
        <w:r>
          <w:t>E(</w:t>
        </w:r>
        <w:proofErr w:type="spellStart"/>
        <w:proofErr w:type="gramStart"/>
        <w:r>
          <w:t>u,n</w:t>
        </w:r>
        <w:proofErr w:type="spellEnd"/>
        <w:proofErr w:type="gramEnd"/>
        <w:r>
          <w:t>):</w:t>
        </w:r>
      </w:ins>
      <w:r>
        <w:t xml:space="preserve"> if( n &lt; N</w:t>
      </w:r>
      <w:r>
        <w:rPr>
          <w:vertAlign w:val="subscript"/>
        </w:rPr>
        <w:t>e</w:t>
      </w:r>
      <w:r>
        <w:t>) return MAX_INT; return u;</w:t>
      </w:r>
    </w:p>
    <w:p w14:paraId="186F9F12" w14:textId="35BAD138" w:rsidR="003B70BA" w:rsidRPr="003B70BA" w:rsidRDefault="003B70BA" w:rsidP="003B70BA">
      <w:pPr>
        <w:rPr>
          <w:ins w:id="55" w:author="Abhishek Deep Nigam" w:date="2015-12-06T19:16:00Z"/>
        </w:rPr>
      </w:pPr>
      <w:r>
        <w:t xml:space="preserve">The parameter </w:t>
      </w:r>
      <w:proofErr w:type="gramStart"/>
      <w:r>
        <w:t>tweaking</w:t>
      </w:r>
      <w:proofErr w:type="gramEnd"/>
      <w:r>
        <w:t xml:space="preserve"> we did was in deciding a value for N</w:t>
      </w:r>
      <w:r>
        <w:rPr>
          <w:vertAlign w:val="subscript"/>
        </w:rPr>
        <w:t>e</w:t>
      </w:r>
      <w:r>
        <w:t>. We experimented with values ranging from 1 –</w:t>
      </w:r>
      <w:r w:rsidR="00982981">
        <w:t xml:space="preserve"> 100</w:t>
      </w:r>
      <w:r>
        <w:t>, and we chose 20 in the end.</w:t>
      </w:r>
      <w:r w:rsidR="00982981">
        <w:t xml:space="preserve"> Values near 20 seemed to yield the best results, including the low RMS error as seen below.</w:t>
      </w:r>
    </w:p>
    <w:p w14:paraId="24BBC67D" w14:textId="77777777" w:rsidR="001B3299" w:rsidRDefault="001B3299">
      <w:r>
        <w:br w:type="page"/>
      </w:r>
    </w:p>
    <w:p w14:paraId="3FE4855C" w14:textId="5A08F56A" w:rsidR="00391FAF" w:rsidRPr="00F9638E" w:rsidRDefault="00391FAF">
      <w:pPr>
        <w:rPr>
          <w:ins w:id="56" w:author="Abhishek Deep Nigam" w:date="2015-12-06T19:03:00Z"/>
          <w:rPrChange w:id="57" w:author="Abhishek Deep Nigam" w:date="2015-12-06T19:10:00Z">
            <w:rPr>
              <w:ins w:id="58" w:author="Abhishek Deep Nigam" w:date="2015-12-06T19:03:00Z"/>
            </w:rPr>
          </w:rPrChange>
        </w:rPr>
        <w:pPrChange w:id="59" w:author="Abhishek Deep Nigam" w:date="2015-12-06T19:10:00Z">
          <w:pPr>
            <w:pStyle w:val="Heading3"/>
          </w:pPr>
        </w:pPrChange>
      </w:pPr>
      <w:ins w:id="60" w:author="Abhishek Deep Nigam" w:date="2015-12-06T19:16:00Z">
        <w:r>
          <w:lastRenderedPageBreak/>
          <w:t xml:space="preserve">Below is a plot for utility estimates </w:t>
        </w:r>
      </w:ins>
      <w:ins w:id="61" w:author="Abhishek Deep Nigam" w:date="2015-12-06T19:20:00Z">
        <w:r w:rsidR="00EE696A">
          <w:t>plot.</w:t>
        </w:r>
      </w:ins>
    </w:p>
    <w:p w14:paraId="67136108" w14:textId="7BEEE11A" w:rsidR="00C15719" w:rsidRDefault="00F9638E">
      <w:pPr>
        <w:rPr>
          <w:ins w:id="62" w:author="Abhishek Deep Nigam" w:date="2015-12-06T19:20:00Z"/>
        </w:rPr>
        <w:pPrChange w:id="63" w:author="Abhishek Deep Nigam" w:date="2015-12-06T19:03:00Z">
          <w:pPr>
            <w:pStyle w:val="Heading3"/>
          </w:pPr>
        </w:pPrChange>
      </w:pPr>
      <w:ins w:id="64" w:author="Abhishek Deep Nigam" w:date="2015-12-06T19:03:00Z">
        <w:r>
          <w:rPr>
            <w:noProof/>
            <w:lang w:eastAsia="en-US"/>
            <w:rPrChange w:id="65" w:author="Unknown">
              <w:rPr>
                <w:noProof/>
                <w:lang w:eastAsia="en-US"/>
              </w:rPr>
            </w:rPrChange>
          </w:rPr>
          <w:drawing>
            <wp:inline distT="0" distB="0" distL="0" distR="0" wp14:anchorId="163E9517" wp14:editId="103F27BB">
              <wp:extent cx="6474848" cy="3545840"/>
              <wp:effectExtent l="0" t="0" r="254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til_est_rl.png"/>
                      <pic:cNvPicPr/>
                    </pic:nvPicPr>
                    <pic:blipFill>
                      <a:blip r:embed="rId13">
                        <a:extLst>
                          <a:ext uri="{28A0092B-C50C-407E-A947-70E740481C1C}">
                            <a14:useLocalDpi xmlns:a14="http://schemas.microsoft.com/office/drawing/2010/main" val="0"/>
                          </a:ext>
                        </a:extLst>
                      </a:blip>
                      <a:stretch>
                        <a:fillRect/>
                      </a:stretch>
                    </pic:blipFill>
                    <pic:spPr>
                      <a:xfrm>
                        <a:off x="0" y="0"/>
                        <a:ext cx="6485626" cy="3551742"/>
                      </a:xfrm>
                      <a:prstGeom prst="rect">
                        <a:avLst/>
                      </a:prstGeom>
                    </pic:spPr>
                  </pic:pic>
                </a:graphicData>
              </a:graphic>
            </wp:inline>
          </w:drawing>
        </w:r>
      </w:ins>
    </w:p>
    <w:p w14:paraId="663BAF6F" w14:textId="77777777" w:rsidR="00E20CBF" w:rsidRDefault="00E20CBF">
      <w:pPr>
        <w:rPr>
          <w:ins w:id="66" w:author="Abhishek Deep Nigam" w:date="2015-12-06T19:21:00Z"/>
        </w:rPr>
      </w:pPr>
      <w:ins w:id="67" w:author="Abhishek Deep Nigam" w:date="2015-12-06T19:21:00Z">
        <w:r>
          <w:br w:type="page"/>
        </w:r>
      </w:ins>
    </w:p>
    <w:p w14:paraId="3E981F68" w14:textId="032CBC2D" w:rsidR="00E20CBF" w:rsidRDefault="00E20CBF">
      <w:pPr>
        <w:rPr>
          <w:ins w:id="68" w:author="Abhishek Deep Nigam" w:date="2015-12-06T19:21:00Z"/>
        </w:rPr>
      </w:pPr>
      <w:ins w:id="69" w:author="Abhishek Deep Nigam" w:date="2015-12-06T19:21:00Z">
        <w:r>
          <w:lastRenderedPageBreak/>
          <w:t>A more compact version of that same plot is shown below.</w:t>
        </w:r>
      </w:ins>
    </w:p>
    <w:p w14:paraId="03407577" w14:textId="77777777" w:rsidR="00A56D47" w:rsidRDefault="00E20CBF">
      <w:ins w:id="70" w:author="Abhishek Deep Nigam" w:date="2015-12-06T19:21:00Z">
        <w:r>
          <w:rPr>
            <w:noProof/>
            <w:lang w:eastAsia="en-US"/>
          </w:rPr>
          <w:drawing>
            <wp:inline distT="0" distB="0" distL="0" distR="0" wp14:anchorId="77BF6CE8" wp14:editId="7BAEFCFF">
              <wp:extent cx="6155450" cy="3364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l-compact.png"/>
                      <pic:cNvPicPr/>
                    </pic:nvPicPr>
                    <pic:blipFill>
                      <a:blip r:embed="rId14">
                        <a:extLst>
                          <a:ext uri="{28A0092B-C50C-407E-A947-70E740481C1C}">
                            <a14:useLocalDpi xmlns:a14="http://schemas.microsoft.com/office/drawing/2010/main" val="0"/>
                          </a:ext>
                        </a:extLst>
                      </a:blip>
                      <a:stretch>
                        <a:fillRect/>
                      </a:stretch>
                    </pic:blipFill>
                    <pic:spPr>
                      <a:xfrm>
                        <a:off x="0" y="0"/>
                        <a:ext cx="6160897" cy="3367282"/>
                      </a:xfrm>
                      <a:prstGeom prst="rect">
                        <a:avLst/>
                      </a:prstGeom>
                    </pic:spPr>
                  </pic:pic>
                </a:graphicData>
              </a:graphic>
            </wp:inline>
          </w:drawing>
        </w:r>
      </w:ins>
    </w:p>
    <w:p w14:paraId="5AE84B0E" w14:textId="193AC037" w:rsidR="00EE696A" w:rsidRDefault="00A56D47">
      <w:pPr>
        <w:rPr>
          <w:ins w:id="71" w:author="Abhishek Deep Nigam" w:date="2015-12-06T19:20:00Z"/>
        </w:rPr>
      </w:pPr>
      <w:r>
        <w:t xml:space="preserve">The reason both of these plots do not look smooth is because a state is chosen a random </w:t>
      </w:r>
      <w:r w:rsidR="00E35279">
        <w:t>number</w:t>
      </w:r>
      <w:r>
        <w:t xml:space="preserve"> of times. You do not necessarily look at every state the same </w:t>
      </w:r>
      <w:r w:rsidR="00E35279">
        <w:t>number</w:t>
      </w:r>
      <w:r>
        <w:t xml:space="preserve"> of times. </w:t>
      </w:r>
      <w:r w:rsidR="00E35279">
        <w:t>Though the number of times that a state is chosen is randomized, we ran our code for sufficiently many iterations to ensure accuracy.</w:t>
      </w:r>
      <w:ins w:id="72" w:author="Abhishek Deep Nigam" w:date="2015-12-06T19:20:00Z">
        <w:r w:rsidR="00EE696A">
          <w:br w:type="page"/>
        </w:r>
      </w:ins>
    </w:p>
    <w:p w14:paraId="7E62CAB6" w14:textId="4BE13FE7" w:rsidR="00EE696A" w:rsidRDefault="00EE696A">
      <w:pPr>
        <w:rPr>
          <w:ins w:id="73" w:author="Abhishek Deep Nigam" w:date="2015-12-06T19:03:00Z"/>
        </w:rPr>
        <w:pPrChange w:id="74" w:author="Abhishek Deep Nigam" w:date="2015-12-06T19:03:00Z">
          <w:pPr>
            <w:pStyle w:val="Heading3"/>
          </w:pPr>
        </w:pPrChange>
      </w:pPr>
      <w:ins w:id="75" w:author="Abhishek Deep Nigam" w:date="2015-12-06T19:20:00Z">
        <w:r>
          <w:lastRenderedPageBreak/>
          <w:t>Below is our RMS error plot.</w:t>
        </w:r>
      </w:ins>
    </w:p>
    <w:p w14:paraId="61E3DE6A" w14:textId="43A799D9" w:rsidR="00F9638E" w:rsidRPr="00C15719" w:rsidRDefault="00F9638E">
      <w:pPr>
        <w:pPrChange w:id="76" w:author="Abhishek Deep Nigam" w:date="2015-12-06T19:03:00Z">
          <w:pPr>
            <w:pStyle w:val="Heading3"/>
          </w:pPr>
        </w:pPrChange>
      </w:pPr>
      <w:ins w:id="77" w:author="Abhishek Deep Nigam" w:date="2015-12-06T19:04:00Z">
        <w:r>
          <w:rPr>
            <w:noProof/>
            <w:lang w:eastAsia="en-US"/>
            <w:rPrChange w:id="78" w:author="Unknown">
              <w:rPr>
                <w:noProof/>
                <w:lang w:eastAsia="en-US"/>
              </w:rPr>
            </w:rPrChange>
          </w:rPr>
          <w:drawing>
            <wp:inline distT="0" distB="0" distL="0" distR="0" wp14:anchorId="0FC5E789" wp14:editId="50241CEA">
              <wp:extent cx="5692476" cy="33022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MSE.png"/>
                      <pic:cNvPicPr/>
                    </pic:nvPicPr>
                    <pic:blipFill>
                      <a:blip r:embed="rId15">
                        <a:extLst>
                          <a:ext uri="{28A0092B-C50C-407E-A947-70E740481C1C}">
                            <a14:useLocalDpi xmlns:a14="http://schemas.microsoft.com/office/drawing/2010/main" val="0"/>
                          </a:ext>
                        </a:extLst>
                      </a:blip>
                      <a:stretch>
                        <a:fillRect/>
                      </a:stretch>
                    </pic:blipFill>
                    <pic:spPr>
                      <a:xfrm>
                        <a:off x="0" y="0"/>
                        <a:ext cx="5705852" cy="3309998"/>
                      </a:xfrm>
                      <a:prstGeom prst="rect">
                        <a:avLst/>
                      </a:prstGeom>
                    </pic:spPr>
                  </pic:pic>
                </a:graphicData>
              </a:graphic>
            </wp:inline>
          </w:drawing>
        </w:r>
      </w:ins>
    </w:p>
    <w:p w14:paraId="4C42BC50" w14:textId="77777777" w:rsidR="004801F2" w:rsidRDefault="004801F2">
      <w:r>
        <w:br w:type="page"/>
      </w:r>
    </w:p>
    <w:p w14:paraId="373F2F44" w14:textId="77777777" w:rsidR="004801F2" w:rsidRDefault="004801F2">
      <w:pPr>
        <w:pStyle w:val="Heading2"/>
        <w:pPrChange w:id="79" w:author="Abhishek Deep Nigam" w:date="2015-12-06T19:04:00Z">
          <w:pPr>
            <w:pStyle w:val="ListBullet"/>
          </w:pPr>
        </w:pPrChange>
      </w:pPr>
      <w:r>
        <w:lastRenderedPageBreak/>
        <w:t>Part 2. Digit Classification</w:t>
      </w:r>
    </w:p>
    <w:p w14:paraId="5EA3CE3B" w14:textId="68687179" w:rsidR="004801F2" w:rsidRDefault="004A2AB2" w:rsidP="004A2AB2">
      <w:pPr>
        <w:pStyle w:val="Heading3"/>
      </w:pPr>
      <w:r>
        <w:t xml:space="preserve">2.1 Digit Classification with </w:t>
      </w:r>
      <w:proofErr w:type="spellStart"/>
      <w:r>
        <w:t>Perceptrons</w:t>
      </w:r>
      <w:proofErr w:type="spellEnd"/>
    </w:p>
    <w:p w14:paraId="6EDB5BFB" w14:textId="77777777" w:rsidR="00620C75" w:rsidRPr="00620C75" w:rsidRDefault="00620C75" w:rsidP="00620C75">
      <w:r w:rsidRPr="00620C75">
        <w:t xml:space="preserve">We </w:t>
      </w:r>
      <w:proofErr w:type="spellStart"/>
      <w:r w:rsidRPr="00620C75">
        <w:t>vectorize</w:t>
      </w:r>
      <w:proofErr w:type="spellEnd"/>
      <w:r w:rsidRPr="00620C75">
        <w:t xml:space="preserve"> each image. Essentially, each image becomes a vector of length 784, with each element of the vector being a feature. The image is decomposed so that blank pixels are given the value 0 and non-empty pixels are given the value 1. (We did attempt to differentiate between grey and black pixels, however this negatively impacted our overall accuracy, see below).</w:t>
      </w:r>
    </w:p>
    <w:p w14:paraId="7064A3D7" w14:textId="77777777" w:rsidR="00620C75" w:rsidRPr="00620C75" w:rsidRDefault="00620C75" w:rsidP="00620C75">
      <w:r w:rsidRPr="00620C75">
        <w:t xml:space="preserve">We generate two arrays. The first is an array that holds the labels, and second is an array that holds the </w:t>
      </w:r>
      <w:proofErr w:type="spellStart"/>
      <w:r w:rsidRPr="00620C75">
        <w:t>vectorized</w:t>
      </w:r>
      <w:proofErr w:type="spellEnd"/>
      <w:r w:rsidRPr="00620C75">
        <w:t xml:space="preserve"> images. Indices are corresponding across arrays. </w:t>
      </w:r>
    </w:p>
    <w:p w14:paraId="5FEE7274" w14:textId="77777777" w:rsidR="00620C75" w:rsidRPr="00620C75" w:rsidRDefault="00620C75" w:rsidP="00620C75">
      <w:r w:rsidRPr="00620C75">
        <w:t xml:space="preserve">Our classifier uses a stochastic gradient descent method to train the </w:t>
      </w:r>
      <w:proofErr w:type="spellStart"/>
      <w:r w:rsidRPr="00620C75">
        <w:t>perceptrons</w:t>
      </w:r>
      <w:proofErr w:type="spellEnd"/>
      <w:r w:rsidRPr="00620C75">
        <w:t xml:space="preserve">. The training set of images X, and the set of training labels y were passed into the perceptron. We train the data across 50 epochs (see below), each epoch performs 100 gradient descents to update the weight vector for that particular category. The classifier itself updates the weight vector according to what the current prediction for the current weight vector and bias is. The weight vector and bias are updated according to the gradient of the cost. An incorrect classification updates the weight vector in the direction of the other category, while a correct classification updates the weight vector in the direction of the “support vectors” in order to prevent </w:t>
      </w:r>
      <w:proofErr w:type="spellStart"/>
      <w:r w:rsidRPr="00620C75">
        <w:t>overfitting</w:t>
      </w:r>
      <w:proofErr w:type="spellEnd"/>
      <w:r w:rsidRPr="00620C75">
        <w:t>.</w:t>
      </w:r>
    </w:p>
    <w:p w14:paraId="59A9B603" w14:textId="31E82D7E" w:rsidR="00620C75" w:rsidRPr="00620C75" w:rsidRDefault="00620C75" w:rsidP="00620C75">
      <w:r w:rsidRPr="00620C75">
        <w:t xml:space="preserve">If an image is correctly identified, then the bias of that label does not change. If an image is incorrectly identified, the bias is -1 * the correct label of the image. If an image is correctly identified, the weight of that label changes very slightly. We do this to prevent </w:t>
      </w:r>
      <w:proofErr w:type="spellStart"/>
      <w:r w:rsidRPr="00620C75">
        <w:t>overfitting</w:t>
      </w:r>
      <w:proofErr w:type="spellEnd"/>
      <w:r w:rsidRPr="00620C75">
        <w:t xml:space="preserve"> of the data. If an image is incorrectly identified, the weight of the predicted label (not the correct one) is updated according to the direction of the gradient’s descent. </w:t>
      </w:r>
    </w:p>
    <w:p w14:paraId="6CF4376E" w14:textId="77777777" w:rsidR="00620C75" w:rsidRDefault="00620C75" w:rsidP="00620C75">
      <w:r w:rsidRPr="00620C75">
        <w:t xml:space="preserve">Our initial implementation performed well (~79% accuracy), however every category had its own perceptron that was trained individually. This led to our runtime being in the order of ~150 seconds. A better implementation increased our accuracy to ~82%. This better implementation made a single “classifier” instance that kept track of the weight vectors for each category. The training set passed in was used once - the classifier simply ran its STG weight update across all </w:t>
      </w:r>
      <w:r w:rsidRPr="00620C75">
        <w:lastRenderedPageBreak/>
        <w:t>categories. This led to a tenfold decrease in runtime along with a ~3-4% increase in accuracy: with testing across the entire training set the runtime hovered at ~15 seconds.</w:t>
      </w:r>
    </w:p>
    <w:p w14:paraId="398300EC" w14:textId="4D7A7115" w:rsidR="00EE5D47" w:rsidRDefault="00EE5D47" w:rsidP="004C30F4">
      <w:r>
        <w:t>We experimented with all of the following categories</w:t>
      </w:r>
      <w:r w:rsidR="00233B9B">
        <w:t>.</w:t>
      </w:r>
    </w:p>
    <w:p w14:paraId="4E5458CD" w14:textId="5E963310" w:rsidR="00391EDB" w:rsidRDefault="00391EDB" w:rsidP="00391EDB">
      <w:pPr>
        <w:pStyle w:val="Heading4"/>
      </w:pPr>
      <w:r>
        <w:t>Learning Rate Decay Function</w:t>
      </w:r>
    </w:p>
    <w:p w14:paraId="79A8BE8E" w14:textId="26E2FEEE" w:rsidR="00391EDB" w:rsidRPr="00391EDB" w:rsidRDefault="00391EDB" w:rsidP="00391EDB">
      <w:r>
        <w:t>We settled on using 1/(1+epoch). We also tried</w:t>
      </w:r>
      <w:r w:rsidR="00233B9B">
        <w:t xml:space="preserve"> other learning rate decay functions, including</w:t>
      </w:r>
      <w:r>
        <w:t xml:space="preserve"> 1000/(1000+epoch)</w:t>
      </w:r>
      <w:r w:rsidR="00233B9B">
        <w:t xml:space="preserve"> and 1/(2+epoch), 2/(2+epoch) an</w:t>
      </w:r>
      <w:bookmarkStart w:id="80" w:name="_GoBack"/>
      <w:bookmarkEnd w:id="80"/>
      <w:r w:rsidR="00233B9B">
        <w:t xml:space="preserve">d a few more. </w:t>
      </w:r>
    </w:p>
    <w:p w14:paraId="14DF88F7" w14:textId="672BCB83" w:rsidR="00391EDB" w:rsidRDefault="00391EDB" w:rsidP="00391EDB">
      <w:pPr>
        <w:pStyle w:val="Heading4"/>
      </w:pPr>
      <w:r>
        <w:t>Bias vs. No Bias</w:t>
      </w:r>
    </w:p>
    <w:p w14:paraId="6BD8C3CB" w14:textId="05696E34" w:rsidR="00391EDB" w:rsidRPr="00391EDB" w:rsidRDefault="00391EDB" w:rsidP="00391EDB">
      <w:r>
        <w:t>We settled on using a bias that is initialized to zero. This worked better than having a random initialization of bias, with values being between -1 and 1. This also worked better than having no bias at all.</w:t>
      </w:r>
    </w:p>
    <w:p w14:paraId="4331C3A8" w14:textId="15110CC1" w:rsidR="00391EDB" w:rsidRDefault="00391EDB" w:rsidP="00391EDB">
      <w:pPr>
        <w:pStyle w:val="Heading4"/>
      </w:pPr>
      <w:r>
        <w:t>Number of Epochs</w:t>
      </w:r>
    </w:p>
    <w:p w14:paraId="2FC1ED9A" w14:textId="1ED2CA3E" w:rsidR="00391EDB" w:rsidRPr="00391EDB" w:rsidRDefault="00391EDB" w:rsidP="00391EDB">
      <w:r>
        <w:t xml:space="preserve">We settled on using </w:t>
      </w:r>
      <w:r w:rsidR="00EA43A7">
        <w:t>50</w:t>
      </w:r>
      <w:r>
        <w:t xml:space="preserve"> epochs. We experimented with valu</w:t>
      </w:r>
      <w:r w:rsidR="00EA43A7">
        <w:t>es up to 100, and deemed that 50</w:t>
      </w:r>
      <w:r>
        <w:t xml:space="preserve"> was best.</w:t>
      </w:r>
    </w:p>
    <w:p w14:paraId="162B455F" w14:textId="3CDB0D5A" w:rsidR="00391EDB" w:rsidRDefault="00391EDB" w:rsidP="00391EDB">
      <w:pPr>
        <w:pStyle w:val="Heading4"/>
      </w:pPr>
      <w:r>
        <w:t>Initialization of Weights (</w:t>
      </w:r>
      <w:proofErr w:type="spellStart"/>
      <w:r>
        <w:t>zeros</w:t>
      </w:r>
      <w:proofErr w:type="spellEnd"/>
      <w:r>
        <w:t xml:space="preserve"> vs random)</w:t>
      </w:r>
    </w:p>
    <w:p w14:paraId="38B579FD" w14:textId="576C9F61" w:rsidR="00391EDB" w:rsidRPr="00391EDB" w:rsidRDefault="00391EDB" w:rsidP="00391EDB">
      <w:r>
        <w:t xml:space="preserve">We settled on using </w:t>
      </w:r>
      <w:proofErr w:type="spellStart"/>
      <w:r>
        <w:t>zeros</w:t>
      </w:r>
      <w:proofErr w:type="spellEnd"/>
      <w:r>
        <w:t xml:space="preserve">. This works better than a </w:t>
      </w:r>
      <w:r w:rsidR="00233B9B">
        <w:t>random initialization of weight</w:t>
      </w:r>
      <w:r>
        <w:t>s</w:t>
      </w:r>
    </w:p>
    <w:p w14:paraId="4A230747" w14:textId="2A80B38A" w:rsidR="00391EDB" w:rsidRDefault="00391EDB" w:rsidP="00391EDB">
      <w:pPr>
        <w:pStyle w:val="Heading4"/>
      </w:pPr>
      <w:r>
        <w:t>Ordering of Training Examples (fixed vs. random)</w:t>
      </w:r>
    </w:p>
    <w:p w14:paraId="49F9567A" w14:textId="59AC969F" w:rsidR="00391EDB" w:rsidRPr="00391EDB" w:rsidRDefault="00391EDB" w:rsidP="00391EDB">
      <w:r>
        <w:t>We settled on using random ordering of training values rather than a fixed ordering of training values</w:t>
      </w:r>
      <w:r w:rsidR="00233B9B">
        <w:t>.</w:t>
      </w:r>
    </w:p>
    <w:p w14:paraId="26748934" w14:textId="727FC9CB" w:rsidR="00391EDB" w:rsidRDefault="00391EDB" w:rsidP="00391EDB">
      <w:pPr>
        <w:pStyle w:val="Heading4"/>
      </w:pPr>
      <w:r>
        <w:t>Binary and Ternary Feature Inclusion</w:t>
      </w:r>
    </w:p>
    <w:p w14:paraId="6A293A1D" w14:textId="6A9A453F" w:rsidR="00391EDB" w:rsidRPr="00391EDB" w:rsidRDefault="00391EDB" w:rsidP="00391EDB">
      <w:r>
        <w:t>We experimented with treating gray values differently, but eventually settled on using purely binary features. Whitespace would be represented as a white color pixel, and all non-</w:t>
      </w:r>
      <w:r>
        <w:lastRenderedPageBreak/>
        <w:t xml:space="preserve">whitespace characters would be represented as black color pixels. </w:t>
      </w:r>
      <w:r w:rsidR="00233B9B">
        <w:t>Surprisingly, using gray features negatively impacted our accuracy. This was for bonus points.</w:t>
      </w:r>
    </w:p>
    <w:p w14:paraId="5FC06216" w14:textId="20426FA6" w:rsidR="00391EDB" w:rsidRDefault="00391EDB" w:rsidP="00391EDB">
      <w:pPr>
        <w:pStyle w:val="Heading4"/>
      </w:pPr>
      <w:r>
        <w:t>Regularization Constant</w:t>
      </w:r>
    </w:p>
    <w:p w14:paraId="2B6D6EDA" w14:textId="1CB1523C" w:rsidR="00391EDB" w:rsidRDefault="00391EDB" w:rsidP="00233B9B">
      <w:r>
        <w:t>We settled on using a regularization constant of 0.0</w:t>
      </w:r>
      <w:r w:rsidR="00233B9B">
        <w:t>01. We experimented with values up to 1, and deemed 0.001 best. This was for bonus points.</w:t>
      </w:r>
    </w:p>
    <w:p w14:paraId="242907CD" w14:textId="77777777" w:rsidR="00EA43A7" w:rsidRDefault="00EA43A7">
      <w:r>
        <w:br w:type="page"/>
      </w:r>
    </w:p>
    <w:p w14:paraId="1A56FDB3" w14:textId="518504B0" w:rsidR="00F74EE3" w:rsidRDefault="00F74EE3" w:rsidP="00233B9B">
      <w:r>
        <w:lastRenderedPageBreak/>
        <w:t>Our training curve is shown below.</w:t>
      </w:r>
      <w:r w:rsidR="00EA43A7">
        <w:t xml:space="preserve"> Naturally, your accuracy is high at larger epochs, as your weights have been consistently modified.</w:t>
      </w:r>
    </w:p>
    <w:p w14:paraId="1FF636EE" w14:textId="3154E8D3" w:rsidR="00F74EE3" w:rsidRDefault="00806CE4" w:rsidP="00233B9B">
      <w:r>
        <w:rPr>
          <w:noProof/>
          <w:lang w:eastAsia="en-US"/>
        </w:rPr>
        <w:drawing>
          <wp:inline distT="0" distB="0" distL="0" distR="0" wp14:anchorId="2174A4D8" wp14:editId="09F840EE">
            <wp:extent cx="4895809" cy="3497005"/>
            <wp:effectExtent l="0" t="0" r="698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5-12-06 at 10.32.05 PM.png"/>
                    <pic:cNvPicPr/>
                  </pic:nvPicPr>
                  <pic:blipFill>
                    <a:blip r:embed="rId16">
                      <a:extLst>
                        <a:ext uri="{28A0092B-C50C-407E-A947-70E740481C1C}">
                          <a14:useLocalDpi xmlns:a14="http://schemas.microsoft.com/office/drawing/2010/main" val="0"/>
                        </a:ext>
                      </a:extLst>
                    </a:blip>
                    <a:stretch>
                      <a:fillRect/>
                    </a:stretch>
                  </pic:blipFill>
                  <pic:spPr>
                    <a:xfrm>
                      <a:off x="0" y="0"/>
                      <a:ext cx="4911942" cy="3508529"/>
                    </a:xfrm>
                    <a:prstGeom prst="rect">
                      <a:avLst/>
                    </a:prstGeom>
                  </pic:spPr>
                </pic:pic>
              </a:graphicData>
            </a:graphic>
          </wp:inline>
        </w:drawing>
      </w:r>
    </w:p>
    <w:p w14:paraId="6403A44B" w14:textId="1E7CCAD4" w:rsidR="0051016D" w:rsidRDefault="0051016D" w:rsidP="00233B9B">
      <w:r>
        <w:t xml:space="preserve">Here is our confusion matrix. </w:t>
      </w:r>
    </w:p>
    <w:p w14:paraId="7AC2CE99" w14:textId="602A6C48" w:rsidR="0051016D" w:rsidRPr="00391EDB" w:rsidRDefault="0051016D" w:rsidP="00233B9B">
      <w:r>
        <w:rPr>
          <w:noProof/>
          <w:lang w:eastAsia="en-US"/>
        </w:rPr>
        <w:drawing>
          <wp:inline distT="0" distB="0" distL="0" distR="0" wp14:anchorId="5688F37A" wp14:editId="7AED82D1">
            <wp:extent cx="6492240" cy="2079625"/>
            <wp:effectExtent l="0" t="0" r="1016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356299_1008090919211632_1639399987_o.jpg"/>
                    <pic:cNvPicPr/>
                  </pic:nvPicPr>
                  <pic:blipFill>
                    <a:blip r:embed="rId17">
                      <a:extLst>
                        <a:ext uri="{28A0092B-C50C-407E-A947-70E740481C1C}">
                          <a14:useLocalDpi xmlns:a14="http://schemas.microsoft.com/office/drawing/2010/main" val="0"/>
                        </a:ext>
                      </a:extLst>
                    </a:blip>
                    <a:stretch>
                      <a:fillRect/>
                    </a:stretch>
                  </pic:blipFill>
                  <pic:spPr>
                    <a:xfrm>
                      <a:off x="0" y="0"/>
                      <a:ext cx="6492240" cy="2079625"/>
                    </a:xfrm>
                    <a:prstGeom prst="rect">
                      <a:avLst/>
                    </a:prstGeom>
                  </pic:spPr>
                </pic:pic>
              </a:graphicData>
            </a:graphic>
          </wp:inline>
        </w:drawing>
      </w:r>
    </w:p>
    <w:p w14:paraId="129D1D1F" w14:textId="77777777" w:rsidR="00253E86" w:rsidRDefault="00253E86">
      <w:r>
        <w:t xml:space="preserve">Our overall accuracy was </w:t>
      </w:r>
      <w:r w:rsidRPr="00253E86">
        <w:rPr>
          <w:color w:val="0072C6" w:themeColor="accent1"/>
        </w:rPr>
        <w:t>82.0%</w:t>
      </w:r>
      <w:r>
        <w:t xml:space="preserve">, in comparison to </w:t>
      </w:r>
      <w:r w:rsidRPr="00253E86">
        <w:rPr>
          <w:color w:val="0072C6" w:themeColor="accent1"/>
        </w:rPr>
        <w:t>77.1%</w:t>
      </w:r>
      <w:r>
        <w:t xml:space="preserve"> from Naïve Bayes in Assignment 3.</w:t>
      </w:r>
    </w:p>
    <w:p w14:paraId="0C7E487D" w14:textId="77777777" w:rsidR="001766E2" w:rsidRDefault="00253E86">
      <w:r>
        <w:lastRenderedPageBreak/>
        <w:t xml:space="preserve">For bonus points, we implemented a stochastic gradient descent model. In addition, we used a regularization constant. We also experimented with bias values that were beyond just 0 and 1. The bias model that we used consistently changes to minimize errors. </w:t>
      </w:r>
    </w:p>
    <w:p w14:paraId="65612FEC" w14:textId="77777777" w:rsidR="001766E2" w:rsidRDefault="001766E2">
      <w:r>
        <w:br w:type="page"/>
      </w:r>
    </w:p>
    <w:p w14:paraId="27B51E9A" w14:textId="137421B7" w:rsidR="003B271C" w:rsidRDefault="001766E2" w:rsidP="001766E2">
      <w:pPr>
        <w:pStyle w:val="Heading3"/>
      </w:pPr>
      <w:r>
        <w:lastRenderedPageBreak/>
        <w:t xml:space="preserve">2.2 Digit Classification with </w:t>
      </w:r>
      <w:r w:rsidR="003B271C">
        <w:t>Nearest Neighbor (Bonus Points)</w:t>
      </w:r>
    </w:p>
    <w:p w14:paraId="3F2FFB97" w14:textId="2ED3B11D" w:rsidR="00A30103" w:rsidRDefault="00A30103" w:rsidP="003B271C">
      <w:r>
        <w:t>As we are three-unit students, this is for extra credit.</w:t>
      </w:r>
    </w:p>
    <w:p w14:paraId="3330966A" w14:textId="055BEC62" w:rsidR="003B271C" w:rsidRDefault="003B271C" w:rsidP="003B271C">
      <w:r>
        <w:rPr>
          <w:noProof/>
          <w:lang w:eastAsia="en-US"/>
        </w:rPr>
        <mc:AlternateContent>
          <mc:Choice Requires="wps">
            <w:drawing>
              <wp:anchor distT="0" distB="0" distL="114300" distR="114300" simplePos="0" relativeHeight="251659264" behindDoc="0" locked="0" layoutInCell="1" allowOverlap="1" wp14:anchorId="32880E38" wp14:editId="58E24657">
                <wp:simplePos x="0" y="0"/>
                <wp:positionH relativeFrom="column">
                  <wp:posOffset>2499995</wp:posOffset>
                </wp:positionH>
                <wp:positionV relativeFrom="paragraph">
                  <wp:posOffset>1712595</wp:posOffset>
                </wp:positionV>
                <wp:extent cx="3771900" cy="1371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771900" cy="1371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197001" w14:textId="13DC2DBF" w:rsidR="003B271C" w:rsidRDefault="003B271C">
                            <w:r>
                              <w:t xml:space="preserve">Accuracy as a function of k. The validation set was a 25% of the training data. The subset used for the validation set was randomly chosen. This was done to prevent </w:t>
                            </w:r>
                            <w:proofErr w:type="spellStart"/>
                            <w:r>
                              <w:t>overfitting</w:t>
                            </w:r>
                            <w:proofErr w:type="spellEnd"/>
                            <w:r>
                              <w:t xml:space="preserve"> as well as to increase runtime.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2880E38" id="_x0000_t202" coordsize="21600,21600" o:spt="202" path="m0,0l0,21600,21600,21600,21600,0xe">
                <v:stroke joinstyle="miter"/>
                <v:path gradientshapeok="t" o:connecttype="rect"/>
              </v:shapetype>
              <v:shape id="Text_x0020_Box_x0020_4" o:spid="_x0000_s1026" type="#_x0000_t202" style="position:absolute;margin-left:196.85pt;margin-top:134.85pt;width:297pt;height:10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" filled="f" stroked="f">
                <v:textbox>
                  <w:txbxContent>
                    <w:p w14:paraId="1F197001" w14:textId="13DC2DBF" w:rsidR="003B271C" w:rsidRDefault="003B271C">
                      <w:r>
                        <w:t xml:space="preserve">Accuracy as a function of k. The validation set was a 25% of the training data. The subset used for the validation set was randomly chosen. This was done to prevent </w:t>
                      </w:r>
                      <w:proofErr w:type="spellStart"/>
                      <w:r>
                        <w:t>overfitting</w:t>
                      </w:r>
                      <w:proofErr w:type="spellEnd"/>
                      <w:r>
                        <w:t xml:space="preserve"> as well as to increase runtime.</w:t>
                      </w:r>
                    </w:p>
                  </w:txbxContent>
                </v:textbox>
                <w10:wrap type="square"/>
              </v:shape>
            </w:pict>
          </mc:Fallback>
        </mc:AlternateContent>
      </w:r>
      <w:r>
        <w:t xml:space="preserve">Our distance function takes in two images. Then, for each pixel in the image, it calculates the difference between the pixel values and squares that difference. It then sums those values for all pixels and takes the square root. We experimented with other distance functions, including some of the </w:t>
      </w:r>
      <w:proofErr w:type="spellStart"/>
      <w:r>
        <w:t>scipy</w:t>
      </w:r>
      <w:proofErr w:type="spellEnd"/>
      <w:r>
        <w:t xml:space="preserve"> distance functions, including Euclidean and Manhattan. </w:t>
      </w:r>
    </w:p>
    <w:tbl>
      <w:tblPr>
        <w:tblStyle w:val="TableGrid"/>
        <w:tblW w:w="0" w:type="auto"/>
        <w:tblLook w:val="04A0" w:firstRow="1" w:lastRow="0" w:firstColumn="1" w:lastColumn="0" w:noHBand="0" w:noVBand="1"/>
      </w:tblPr>
      <w:tblGrid>
        <w:gridCol w:w="1245"/>
        <w:gridCol w:w="1245"/>
        <w:gridCol w:w="1245"/>
      </w:tblGrid>
      <w:tr w:rsidR="002F56B0" w14:paraId="0B6F90D7" w14:textId="05239C36" w:rsidTr="007727F1">
        <w:trPr>
          <w:trHeight w:val="451"/>
        </w:trPr>
        <w:tc>
          <w:tcPr>
            <w:tcW w:w="1245" w:type="dxa"/>
          </w:tcPr>
          <w:p w14:paraId="429FB835" w14:textId="1793D802" w:rsidR="002F56B0" w:rsidRDefault="002F56B0" w:rsidP="003B271C">
            <w:pPr>
              <w:jc w:val="center"/>
            </w:pPr>
            <w:r>
              <w:t>k</w:t>
            </w:r>
          </w:p>
        </w:tc>
        <w:tc>
          <w:tcPr>
            <w:tcW w:w="1245" w:type="dxa"/>
          </w:tcPr>
          <w:p w14:paraId="046AACB0" w14:textId="1DD29188" w:rsidR="002F56B0" w:rsidRDefault="002F56B0" w:rsidP="003B271C">
            <w:pPr>
              <w:jc w:val="center"/>
            </w:pPr>
            <w:r>
              <w:t>Accuracy</w:t>
            </w:r>
          </w:p>
        </w:tc>
        <w:tc>
          <w:tcPr>
            <w:tcW w:w="1245" w:type="dxa"/>
          </w:tcPr>
          <w:p w14:paraId="422C63D6" w14:textId="18C81FBF" w:rsidR="002F56B0" w:rsidRDefault="002F56B0" w:rsidP="003B271C">
            <w:pPr>
              <w:jc w:val="center"/>
            </w:pPr>
            <w:r>
              <w:t>Time (s)</w:t>
            </w:r>
          </w:p>
        </w:tc>
      </w:tr>
      <w:tr w:rsidR="002F56B0" w14:paraId="226DCC86" w14:textId="3BFEE6A1" w:rsidTr="007727F1">
        <w:trPr>
          <w:trHeight w:val="451"/>
        </w:trPr>
        <w:tc>
          <w:tcPr>
            <w:tcW w:w="1245" w:type="dxa"/>
          </w:tcPr>
          <w:p w14:paraId="521444B9" w14:textId="36D01927" w:rsidR="002F56B0" w:rsidRDefault="002F56B0" w:rsidP="003B271C">
            <w:pPr>
              <w:jc w:val="center"/>
            </w:pPr>
            <w:r>
              <w:t>1</w:t>
            </w:r>
          </w:p>
        </w:tc>
        <w:tc>
          <w:tcPr>
            <w:tcW w:w="1245" w:type="dxa"/>
          </w:tcPr>
          <w:p w14:paraId="6E9D4505" w14:textId="03BEEB34" w:rsidR="002F56B0" w:rsidRDefault="002F56B0" w:rsidP="003B271C">
            <w:pPr>
              <w:jc w:val="center"/>
            </w:pPr>
            <w:r>
              <w:t>0.836</w:t>
            </w:r>
          </w:p>
        </w:tc>
        <w:tc>
          <w:tcPr>
            <w:tcW w:w="1245" w:type="dxa"/>
          </w:tcPr>
          <w:p w14:paraId="3CE278D1" w14:textId="5BC45714" w:rsidR="002F56B0" w:rsidRDefault="002F56B0" w:rsidP="003B271C">
            <w:pPr>
              <w:jc w:val="center"/>
            </w:pPr>
            <w:r w:rsidRPr="002F56B0">
              <w:t>155.28</w:t>
            </w:r>
          </w:p>
        </w:tc>
      </w:tr>
      <w:tr w:rsidR="002F56B0" w14:paraId="7920D66B" w14:textId="5741CAF5" w:rsidTr="007727F1">
        <w:trPr>
          <w:trHeight w:val="451"/>
        </w:trPr>
        <w:tc>
          <w:tcPr>
            <w:tcW w:w="1245" w:type="dxa"/>
          </w:tcPr>
          <w:p w14:paraId="694C0652" w14:textId="6861B805" w:rsidR="002F56B0" w:rsidRDefault="002F56B0" w:rsidP="003B271C">
            <w:pPr>
              <w:jc w:val="center"/>
            </w:pPr>
            <w:r>
              <w:t>2</w:t>
            </w:r>
          </w:p>
        </w:tc>
        <w:tc>
          <w:tcPr>
            <w:tcW w:w="1245" w:type="dxa"/>
          </w:tcPr>
          <w:p w14:paraId="249B693C" w14:textId="4E51CF5B" w:rsidR="002F56B0" w:rsidRDefault="002F56B0" w:rsidP="003B271C">
            <w:pPr>
              <w:jc w:val="center"/>
            </w:pPr>
            <w:r>
              <w:t>0.812</w:t>
            </w:r>
          </w:p>
        </w:tc>
        <w:tc>
          <w:tcPr>
            <w:tcW w:w="1245" w:type="dxa"/>
          </w:tcPr>
          <w:p w14:paraId="1213FB76" w14:textId="3D7A8B5F" w:rsidR="002F56B0" w:rsidRDefault="002F56B0" w:rsidP="003B271C">
            <w:pPr>
              <w:jc w:val="center"/>
            </w:pPr>
            <w:r w:rsidRPr="002F56B0">
              <w:t>152.41</w:t>
            </w:r>
          </w:p>
        </w:tc>
      </w:tr>
      <w:tr w:rsidR="002F56B0" w14:paraId="4582BB73" w14:textId="23A2AB45" w:rsidTr="007727F1">
        <w:trPr>
          <w:trHeight w:val="451"/>
        </w:trPr>
        <w:tc>
          <w:tcPr>
            <w:tcW w:w="1245" w:type="dxa"/>
          </w:tcPr>
          <w:p w14:paraId="7BCECCD7" w14:textId="07DD8344" w:rsidR="002F56B0" w:rsidRDefault="002F56B0" w:rsidP="003B271C">
            <w:pPr>
              <w:jc w:val="center"/>
            </w:pPr>
            <w:r>
              <w:t>3</w:t>
            </w:r>
          </w:p>
        </w:tc>
        <w:tc>
          <w:tcPr>
            <w:tcW w:w="1245" w:type="dxa"/>
          </w:tcPr>
          <w:p w14:paraId="47954B9E" w14:textId="338CA901" w:rsidR="002F56B0" w:rsidRDefault="002F56B0" w:rsidP="003B271C">
            <w:pPr>
              <w:jc w:val="center"/>
            </w:pPr>
            <w:r>
              <w:t>0.846</w:t>
            </w:r>
          </w:p>
        </w:tc>
        <w:tc>
          <w:tcPr>
            <w:tcW w:w="1245" w:type="dxa"/>
          </w:tcPr>
          <w:p w14:paraId="329141E5" w14:textId="60A784E4" w:rsidR="002F56B0" w:rsidRDefault="002F56B0" w:rsidP="003B271C">
            <w:pPr>
              <w:jc w:val="center"/>
            </w:pPr>
            <w:r w:rsidRPr="002F56B0">
              <w:t>157.91</w:t>
            </w:r>
          </w:p>
        </w:tc>
      </w:tr>
      <w:tr w:rsidR="002F56B0" w14:paraId="41F4A598" w14:textId="0999C124" w:rsidTr="007727F1">
        <w:trPr>
          <w:trHeight w:val="467"/>
        </w:trPr>
        <w:tc>
          <w:tcPr>
            <w:tcW w:w="1245" w:type="dxa"/>
          </w:tcPr>
          <w:p w14:paraId="435DF674" w14:textId="58018D4F" w:rsidR="002F56B0" w:rsidRDefault="002F56B0" w:rsidP="003B271C">
            <w:pPr>
              <w:jc w:val="center"/>
            </w:pPr>
            <w:r>
              <w:t>4</w:t>
            </w:r>
          </w:p>
        </w:tc>
        <w:tc>
          <w:tcPr>
            <w:tcW w:w="1245" w:type="dxa"/>
          </w:tcPr>
          <w:p w14:paraId="06C4AB84" w14:textId="363C6820" w:rsidR="002F56B0" w:rsidRDefault="002F56B0" w:rsidP="003B271C">
            <w:pPr>
              <w:jc w:val="center"/>
            </w:pPr>
            <w:r>
              <w:t>0.817</w:t>
            </w:r>
          </w:p>
        </w:tc>
        <w:tc>
          <w:tcPr>
            <w:tcW w:w="1245" w:type="dxa"/>
          </w:tcPr>
          <w:p w14:paraId="6A933879" w14:textId="38C9C8E6" w:rsidR="002F56B0" w:rsidRDefault="002F56B0" w:rsidP="003B271C">
            <w:pPr>
              <w:jc w:val="center"/>
            </w:pPr>
            <w:r w:rsidRPr="002F56B0">
              <w:t>156.97</w:t>
            </w:r>
          </w:p>
        </w:tc>
      </w:tr>
      <w:tr w:rsidR="002F56B0" w14:paraId="14AEDDF7" w14:textId="2CEA7537" w:rsidTr="007727F1">
        <w:trPr>
          <w:trHeight w:val="451"/>
        </w:trPr>
        <w:tc>
          <w:tcPr>
            <w:tcW w:w="1245" w:type="dxa"/>
          </w:tcPr>
          <w:p w14:paraId="61818C5D" w14:textId="4E970616" w:rsidR="002F56B0" w:rsidRDefault="002F56B0" w:rsidP="003B271C">
            <w:pPr>
              <w:jc w:val="center"/>
            </w:pPr>
            <w:r>
              <w:t>5</w:t>
            </w:r>
          </w:p>
        </w:tc>
        <w:tc>
          <w:tcPr>
            <w:tcW w:w="1245" w:type="dxa"/>
          </w:tcPr>
          <w:p w14:paraId="41F2A4F3" w14:textId="46736885" w:rsidR="002F56B0" w:rsidRDefault="002F56B0" w:rsidP="003B271C">
            <w:pPr>
              <w:jc w:val="center"/>
            </w:pPr>
            <w:r>
              <w:t>0.849</w:t>
            </w:r>
          </w:p>
        </w:tc>
        <w:tc>
          <w:tcPr>
            <w:tcW w:w="1245" w:type="dxa"/>
          </w:tcPr>
          <w:p w14:paraId="399F911A" w14:textId="41762728" w:rsidR="002F56B0" w:rsidRDefault="002F56B0" w:rsidP="003B271C">
            <w:pPr>
              <w:jc w:val="center"/>
            </w:pPr>
            <w:r w:rsidRPr="002F56B0">
              <w:t>153.48</w:t>
            </w:r>
          </w:p>
        </w:tc>
      </w:tr>
      <w:tr w:rsidR="002F56B0" w14:paraId="60695400" w14:textId="398E6F48" w:rsidTr="007727F1">
        <w:trPr>
          <w:trHeight w:val="451"/>
        </w:trPr>
        <w:tc>
          <w:tcPr>
            <w:tcW w:w="1245" w:type="dxa"/>
          </w:tcPr>
          <w:p w14:paraId="1385FE7C" w14:textId="12D15389" w:rsidR="002F56B0" w:rsidRDefault="002F56B0" w:rsidP="003B271C">
            <w:pPr>
              <w:jc w:val="center"/>
            </w:pPr>
            <w:r>
              <w:t>6</w:t>
            </w:r>
          </w:p>
        </w:tc>
        <w:tc>
          <w:tcPr>
            <w:tcW w:w="1245" w:type="dxa"/>
          </w:tcPr>
          <w:p w14:paraId="1680A5E7" w14:textId="547D8870" w:rsidR="002F56B0" w:rsidRDefault="002F56B0" w:rsidP="003B271C">
            <w:pPr>
              <w:jc w:val="center"/>
            </w:pPr>
            <w:r>
              <w:t>0.834</w:t>
            </w:r>
          </w:p>
        </w:tc>
        <w:tc>
          <w:tcPr>
            <w:tcW w:w="1245" w:type="dxa"/>
          </w:tcPr>
          <w:p w14:paraId="284FF905" w14:textId="30F5F4E8" w:rsidR="002F56B0" w:rsidRDefault="002F56B0" w:rsidP="003B271C">
            <w:pPr>
              <w:jc w:val="center"/>
            </w:pPr>
            <w:r w:rsidRPr="002F56B0">
              <w:t>153.62</w:t>
            </w:r>
          </w:p>
        </w:tc>
      </w:tr>
      <w:tr w:rsidR="002F56B0" w14:paraId="70670F38" w14:textId="1F1102D2" w:rsidTr="007727F1">
        <w:trPr>
          <w:trHeight w:val="85"/>
        </w:trPr>
        <w:tc>
          <w:tcPr>
            <w:tcW w:w="1245" w:type="dxa"/>
          </w:tcPr>
          <w:p w14:paraId="43C86FF9" w14:textId="037E6492" w:rsidR="002F56B0" w:rsidRDefault="002F56B0" w:rsidP="003B271C">
            <w:pPr>
              <w:jc w:val="center"/>
            </w:pPr>
            <w:r>
              <w:t>7</w:t>
            </w:r>
          </w:p>
        </w:tc>
        <w:tc>
          <w:tcPr>
            <w:tcW w:w="1245" w:type="dxa"/>
          </w:tcPr>
          <w:p w14:paraId="7B7C737A" w14:textId="6EE80D85" w:rsidR="002F56B0" w:rsidRDefault="002F56B0" w:rsidP="003B271C">
            <w:pPr>
              <w:jc w:val="center"/>
            </w:pPr>
            <w:r>
              <w:t>0.847</w:t>
            </w:r>
          </w:p>
        </w:tc>
        <w:tc>
          <w:tcPr>
            <w:tcW w:w="1245" w:type="dxa"/>
          </w:tcPr>
          <w:p w14:paraId="6AA5E922" w14:textId="3E79258D" w:rsidR="002F56B0" w:rsidRDefault="002F56B0" w:rsidP="003B271C">
            <w:pPr>
              <w:jc w:val="center"/>
            </w:pPr>
            <w:r w:rsidRPr="002F56B0">
              <w:t>153.81</w:t>
            </w:r>
          </w:p>
        </w:tc>
      </w:tr>
      <w:tr w:rsidR="002F56B0" w14:paraId="672C518C" w14:textId="79EDBC0D" w:rsidTr="007727F1">
        <w:trPr>
          <w:trHeight w:val="84"/>
        </w:trPr>
        <w:tc>
          <w:tcPr>
            <w:tcW w:w="1245" w:type="dxa"/>
          </w:tcPr>
          <w:p w14:paraId="7342FDD7" w14:textId="4FB76A73" w:rsidR="002F56B0" w:rsidRDefault="002F56B0" w:rsidP="003B271C">
            <w:pPr>
              <w:jc w:val="center"/>
            </w:pPr>
            <w:r>
              <w:t>8</w:t>
            </w:r>
          </w:p>
        </w:tc>
        <w:tc>
          <w:tcPr>
            <w:tcW w:w="1245" w:type="dxa"/>
          </w:tcPr>
          <w:p w14:paraId="6C111A56" w14:textId="575BA98A" w:rsidR="002F56B0" w:rsidRDefault="002F56B0" w:rsidP="003B271C">
            <w:pPr>
              <w:jc w:val="center"/>
            </w:pPr>
            <w:r>
              <w:t>0.831</w:t>
            </w:r>
          </w:p>
        </w:tc>
        <w:tc>
          <w:tcPr>
            <w:tcW w:w="1245" w:type="dxa"/>
          </w:tcPr>
          <w:p w14:paraId="305444D8" w14:textId="6E65160A" w:rsidR="002F56B0" w:rsidRDefault="002F56B0" w:rsidP="003B271C">
            <w:pPr>
              <w:jc w:val="center"/>
            </w:pPr>
            <w:r w:rsidRPr="002F56B0">
              <w:t>153.48</w:t>
            </w:r>
          </w:p>
        </w:tc>
      </w:tr>
      <w:tr w:rsidR="002F56B0" w14:paraId="0488162D" w14:textId="2BE1F1B4" w:rsidTr="007727F1">
        <w:trPr>
          <w:trHeight w:val="84"/>
        </w:trPr>
        <w:tc>
          <w:tcPr>
            <w:tcW w:w="1245" w:type="dxa"/>
          </w:tcPr>
          <w:p w14:paraId="2A414EE3" w14:textId="4A7BA03C" w:rsidR="002F56B0" w:rsidRDefault="002F56B0" w:rsidP="003B271C">
            <w:pPr>
              <w:jc w:val="center"/>
            </w:pPr>
            <w:r>
              <w:t>9</w:t>
            </w:r>
          </w:p>
        </w:tc>
        <w:tc>
          <w:tcPr>
            <w:tcW w:w="1245" w:type="dxa"/>
          </w:tcPr>
          <w:p w14:paraId="267C2AF1" w14:textId="728407A5" w:rsidR="002F56B0" w:rsidRDefault="002F56B0" w:rsidP="003B271C">
            <w:pPr>
              <w:jc w:val="center"/>
            </w:pPr>
            <w:r>
              <w:t>0.828</w:t>
            </w:r>
          </w:p>
        </w:tc>
        <w:tc>
          <w:tcPr>
            <w:tcW w:w="1245" w:type="dxa"/>
          </w:tcPr>
          <w:p w14:paraId="16025B10" w14:textId="773945C3" w:rsidR="002F56B0" w:rsidRDefault="002F56B0" w:rsidP="003B271C">
            <w:pPr>
              <w:jc w:val="center"/>
            </w:pPr>
            <w:r w:rsidRPr="002F56B0">
              <w:t>153.62</w:t>
            </w:r>
          </w:p>
        </w:tc>
      </w:tr>
    </w:tbl>
    <w:p w14:paraId="6EBE70B5" w14:textId="77777777" w:rsidR="003B271C" w:rsidRDefault="003B271C" w:rsidP="003B271C"/>
    <w:p w14:paraId="7AAC8AC9" w14:textId="77777777" w:rsidR="00EF5DA3" w:rsidRDefault="00EF5DA3">
      <w:r>
        <w:br w:type="page"/>
      </w:r>
    </w:p>
    <w:p w14:paraId="00D3A9EB" w14:textId="2B8624B2" w:rsidR="003B271C" w:rsidRDefault="003B271C" w:rsidP="003B271C">
      <w:r>
        <w:lastRenderedPageBreak/>
        <w:t>For k=5, with a validation set of 50%, results are shown below.</w:t>
      </w:r>
      <w:r w:rsidR="00327FF4">
        <w:t xml:space="preserve"> Our overall accuracy was </w:t>
      </w:r>
      <w:r w:rsidR="00327FF4" w:rsidRPr="00EF5DA3">
        <w:rPr>
          <w:color w:val="0072C6" w:themeColor="accent1"/>
        </w:rPr>
        <w:t>87.4%</w:t>
      </w:r>
      <w:r w:rsidR="00327FF4">
        <w:t xml:space="preserve"> with k as 5. Runtime was relatively similar between all values of k, as shown above.</w:t>
      </w:r>
    </w:p>
    <w:p w14:paraId="131509B2" w14:textId="29BAF7A7" w:rsidR="00EF5DA3" w:rsidRDefault="00EF5DA3" w:rsidP="003B271C">
      <w:r>
        <w:rPr>
          <w:noProof/>
          <w:lang w:eastAsia="en-US"/>
        </w:rPr>
        <w:drawing>
          <wp:inline distT="0" distB="0" distL="0" distR="0" wp14:anchorId="415D274D" wp14:editId="4DB2CCC1">
            <wp:extent cx="4552909" cy="223288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07 at 5.23.41 PM.png"/>
                    <pic:cNvPicPr/>
                  </pic:nvPicPr>
                  <pic:blipFill>
                    <a:blip r:embed="rId18">
                      <a:extLst>
                        <a:ext uri="{28A0092B-C50C-407E-A947-70E740481C1C}">
                          <a14:useLocalDpi xmlns:a14="http://schemas.microsoft.com/office/drawing/2010/main" val="0"/>
                        </a:ext>
                      </a:extLst>
                    </a:blip>
                    <a:stretch>
                      <a:fillRect/>
                    </a:stretch>
                  </pic:blipFill>
                  <pic:spPr>
                    <a:xfrm>
                      <a:off x="0" y="0"/>
                      <a:ext cx="4568752" cy="2240656"/>
                    </a:xfrm>
                    <a:prstGeom prst="rect">
                      <a:avLst/>
                    </a:prstGeom>
                  </pic:spPr>
                </pic:pic>
              </a:graphicData>
            </a:graphic>
          </wp:inline>
        </w:drawing>
      </w:r>
    </w:p>
    <w:tbl>
      <w:tblPr>
        <w:tblStyle w:val="TableGrid"/>
        <w:tblW w:w="0" w:type="auto"/>
        <w:tblLook w:val="04A0" w:firstRow="1" w:lastRow="0" w:firstColumn="1" w:lastColumn="0" w:noHBand="0" w:noVBand="1"/>
      </w:tblPr>
      <w:tblGrid>
        <w:gridCol w:w="2416"/>
        <w:gridCol w:w="2416"/>
      </w:tblGrid>
      <w:tr w:rsidR="00EF5DA3" w14:paraId="47D28ABE" w14:textId="77777777" w:rsidTr="00EF5DA3">
        <w:trPr>
          <w:trHeight w:val="391"/>
        </w:trPr>
        <w:tc>
          <w:tcPr>
            <w:tcW w:w="2416" w:type="dxa"/>
          </w:tcPr>
          <w:p w14:paraId="06F6B245" w14:textId="5230857F" w:rsidR="00EF5DA3" w:rsidRDefault="00EF5DA3" w:rsidP="003B271C">
            <w:r>
              <w:t>Nearest Neighbor</w:t>
            </w:r>
          </w:p>
        </w:tc>
        <w:tc>
          <w:tcPr>
            <w:tcW w:w="2416" w:type="dxa"/>
          </w:tcPr>
          <w:p w14:paraId="4121C6C0" w14:textId="69D61F7A" w:rsidR="00EF5DA3" w:rsidRDefault="00EF5DA3" w:rsidP="003B271C">
            <w:r>
              <w:t>87.4%</w:t>
            </w:r>
          </w:p>
        </w:tc>
      </w:tr>
      <w:tr w:rsidR="00EF5DA3" w14:paraId="06090FEC" w14:textId="77777777" w:rsidTr="00EF5DA3">
        <w:trPr>
          <w:trHeight w:val="391"/>
        </w:trPr>
        <w:tc>
          <w:tcPr>
            <w:tcW w:w="2416" w:type="dxa"/>
          </w:tcPr>
          <w:p w14:paraId="73217070" w14:textId="5F37E73D" w:rsidR="00EF5DA3" w:rsidRDefault="00EF5DA3" w:rsidP="003B271C">
            <w:r>
              <w:t>Naïve Bayes</w:t>
            </w:r>
          </w:p>
        </w:tc>
        <w:tc>
          <w:tcPr>
            <w:tcW w:w="2416" w:type="dxa"/>
          </w:tcPr>
          <w:p w14:paraId="64E37B96" w14:textId="56827904" w:rsidR="00EF5DA3" w:rsidRDefault="00EF5DA3" w:rsidP="003B271C">
            <w:r>
              <w:t>82.0%</w:t>
            </w:r>
          </w:p>
        </w:tc>
      </w:tr>
      <w:tr w:rsidR="00EF5DA3" w14:paraId="64185653" w14:textId="77777777" w:rsidTr="00EF5DA3">
        <w:trPr>
          <w:trHeight w:val="391"/>
        </w:trPr>
        <w:tc>
          <w:tcPr>
            <w:tcW w:w="2416" w:type="dxa"/>
          </w:tcPr>
          <w:p w14:paraId="24B48FD3" w14:textId="7EAF077E" w:rsidR="00EF5DA3" w:rsidRDefault="00EF5DA3" w:rsidP="003B271C">
            <w:r>
              <w:t>Perceptron</w:t>
            </w:r>
          </w:p>
        </w:tc>
        <w:tc>
          <w:tcPr>
            <w:tcW w:w="2416" w:type="dxa"/>
          </w:tcPr>
          <w:p w14:paraId="3DFE693E" w14:textId="6669654B" w:rsidR="00EF5DA3" w:rsidRDefault="00EF5DA3" w:rsidP="003B271C">
            <w:r>
              <w:t>77.1%</w:t>
            </w:r>
          </w:p>
        </w:tc>
      </w:tr>
    </w:tbl>
    <w:p w14:paraId="2DCB6755" w14:textId="77777777" w:rsidR="00327FF4" w:rsidRDefault="00327FF4" w:rsidP="003B271C"/>
    <w:p w14:paraId="6F47E671" w14:textId="407D98D2" w:rsidR="00327FF4" w:rsidRDefault="00327FF4" w:rsidP="003B271C">
      <w:r>
        <w:t>With a validation set of 75%, here are some results. It appears that there is a marginal improvement</w:t>
      </w:r>
      <w:r w:rsidR="00250A60">
        <w:t xml:space="preserve"> in accuracy</w:t>
      </w:r>
      <w:r>
        <w:t>, but a very heavy time cost to increasing the size of the validation set.</w:t>
      </w:r>
    </w:p>
    <w:p w14:paraId="7195B246" w14:textId="70E0DE83" w:rsidR="00A30103" w:rsidRDefault="00327FF4" w:rsidP="003B271C">
      <w:r>
        <w:rPr>
          <w:noProof/>
          <w:lang w:eastAsia="en-US"/>
        </w:rPr>
        <w:drawing>
          <wp:inline distT="0" distB="0" distL="0" distR="0" wp14:anchorId="117429ED" wp14:editId="247D5FB0">
            <wp:extent cx="4470783" cy="230313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5-12-07 at 5.38.18 PM.png"/>
                    <pic:cNvPicPr/>
                  </pic:nvPicPr>
                  <pic:blipFill>
                    <a:blip r:embed="rId19">
                      <a:extLst>
                        <a:ext uri="{28A0092B-C50C-407E-A947-70E740481C1C}">
                          <a14:useLocalDpi xmlns:a14="http://schemas.microsoft.com/office/drawing/2010/main" val="0"/>
                        </a:ext>
                      </a:extLst>
                    </a:blip>
                    <a:stretch>
                      <a:fillRect/>
                    </a:stretch>
                  </pic:blipFill>
                  <pic:spPr>
                    <a:xfrm>
                      <a:off x="0" y="0"/>
                      <a:ext cx="4480519" cy="2308146"/>
                    </a:xfrm>
                    <a:prstGeom prst="rect">
                      <a:avLst/>
                    </a:prstGeom>
                  </pic:spPr>
                </pic:pic>
              </a:graphicData>
            </a:graphic>
          </wp:inline>
        </w:drawing>
      </w:r>
    </w:p>
    <w:p w14:paraId="0CECAE9A" w14:textId="6595CEEB" w:rsidR="00A30103" w:rsidRDefault="00A30103" w:rsidP="00A30103">
      <w:pPr>
        <w:pStyle w:val="Heading3"/>
      </w:pPr>
      <w:r>
        <w:lastRenderedPageBreak/>
        <w:t>2.3 Digit Classification with Random Forest Classifier (Bonus Points)</w:t>
      </w:r>
    </w:p>
    <w:p w14:paraId="0A3E7689" w14:textId="195626CF" w:rsidR="00A30103" w:rsidRDefault="00A30103" w:rsidP="00A30103">
      <w:r>
        <w:t>This work is for extra credit.</w:t>
      </w:r>
    </w:p>
    <w:p w14:paraId="5397DC7A" w14:textId="003BD6EA" w:rsidR="00A30103" w:rsidRDefault="00A30103" w:rsidP="00A30103">
      <w:r>
        <w:t xml:space="preserve">We used the Random Forest Classifier from the </w:t>
      </w:r>
      <w:proofErr w:type="spellStart"/>
      <w:r>
        <w:t>SciKit</w:t>
      </w:r>
      <w:proofErr w:type="spellEnd"/>
      <w:r>
        <w:t xml:space="preserve"> Learn library on our digit dataset. Here is a link to the library. </w:t>
      </w:r>
      <w:hyperlink r:id="rId20" w:history="1">
        <w:r w:rsidRPr="00BF35FF">
          <w:rPr>
            <w:rStyle w:val="Hyperlink"/>
          </w:rPr>
          <w:t>http://scikit-learn.org/stable/modules/generated/sklearn.ensemble.RandomForestClassifier.html</w:t>
        </w:r>
      </w:hyperlink>
    </w:p>
    <w:p w14:paraId="7E7A8C87" w14:textId="62392898" w:rsidR="00A30103" w:rsidRDefault="00A30103" w:rsidP="00A30103">
      <w:r>
        <w:t>Here are the results of that classifier.</w:t>
      </w:r>
    </w:p>
    <w:p w14:paraId="7DC5459E" w14:textId="3C2FBD71" w:rsidR="00A30103" w:rsidRDefault="00A30103" w:rsidP="00A30103">
      <w:r>
        <w:rPr>
          <w:noProof/>
          <w:lang w:eastAsia="en-US"/>
        </w:rPr>
        <w:drawing>
          <wp:inline distT="0" distB="0" distL="0" distR="0" wp14:anchorId="0E837BA2" wp14:editId="48A463CF">
            <wp:extent cx="6492240" cy="2510790"/>
            <wp:effectExtent l="0" t="0" r="1016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349600_1008539129166811_310975592_o.jpg"/>
                    <pic:cNvPicPr/>
                  </pic:nvPicPr>
                  <pic:blipFill>
                    <a:blip r:embed="rId21">
                      <a:extLst>
                        <a:ext uri="{28A0092B-C50C-407E-A947-70E740481C1C}">
                          <a14:useLocalDpi xmlns:a14="http://schemas.microsoft.com/office/drawing/2010/main" val="0"/>
                        </a:ext>
                      </a:extLst>
                    </a:blip>
                    <a:stretch>
                      <a:fillRect/>
                    </a:stretch>
                  </pic:blipFill>
                  <pic:spPr>
                    <a:xfrm>
                      <a:off x="0" y="0"/>
                      <a:ext cx="6492240" cy="2510790"/>
                    </a:xfrm>
                    <a:prstGeom prst="rect">
                      <a:avLst/>
                    </a:prstGeom>
                  </pic:spPr>
                </pic:pic>
              </a:graphicData>
            </a:graphic>
          </wp:inline>
        </w:drawing>
      </w:r>
      <w:r>
        <w:br w:type="page"/>
      </w:r>
    </w:p>
    <w:p w14:paraId="5FF58E3F" w14:textId="0FB701B3" w:rsidR="004801F2" w:rsidRDefault="004801F2">
      <w:pPr>
        <w:pStyle w:val="Heading2"/>
        <w:pPrChange w:id="81" w:author="Abhishek Deep Nigam" w:date="2015-12-06T19:04:00Z">
          <w:pPr>
            <w:pStyle w:val="ListBullet"/>
          </w:pPr>
        </w:pPrChange>
      </w:pPr>
      <w:r>
        <w:lastRenderedPageBreak/>
        <w:t>Individual Contribution</w:t>
      </w:r>
    </w:p>
    <w:p w14:paraId="5605440D" w14:textId="77777777" w:rsidR="004801F2" w:rsidRDefault="004801F2">
      <w:pPr>
        <w:pStyle w:val="Heading3"/>
        <w:pPrChange w:id="82" w:author="Abhishek Deep Nigam" w:date="2015-12-06T19:04:00Z">
          <w:pPr>
            <w:pStyle w:val="ListBullet"/>
          </w:pPr>
        </w:pPrChange>
      </w:pPr>
      <w:r>
        <w:t>Abhishek Nigam</w:t>
      </w:r>
    </w:p>
    <w:p w14:paraId="5AF1F7FD" w14:textId="00904D54" w:rsidR="004801F2" w:rsidRPr="004801F2" w:rsidRDefault="004801F2" w:rsidP="004801F2">
      <w:r>
        <w:t>We both worked together for the entirety of the project. However, the bulk of my efforts were spent on Part 1.</w:t>
      </w:r>
      <w:r w:rsidR="00542166">
        <w:t xml:space="preserve"> I also did Nearest Neighbor</w:t>
      </w:r>
      <w:r w:rsidR="00CF46C6">
        <w:t xml:space="preserve"> Classification</w:t>
      </w:r>
      <w:r w:rsidR="00542166">
        <w:t>.</w:t>
      </w:r>
    </w:p>
    <w:p w14:paraId="0FC37BC1" w14:textId="77777777" w:rsidR="004801F2" w:rsidRDefault="004801F2">
      <w:pPr>
        <w:pStyle w:val="Heading3"/>
        <w:pPrChange w:id="83" w:author="Abhishek Deep Nigam" w:date="2015-12-06T19:04:00Z">
          <w:pPr>
            <w:pStyle w:val="ListBullet"/>
          </w:pPr>
        </w:pPrChange>
      </w:pPr>
      <w:r>
        <w:t xml:space="preserve">Jakub </w:t>
      </w:r>
      <w:proofErr w:type="spellStart"/>
      <w:r>
        <w:t>Klapacz</w:t>
      </w:r>
      <w:proofErr w:type="spellEnd"/>
    </w:p>
    <w:p w14:paraId="0E558AB5" w14:textId="221B936A" w:rsidR="00C90F30" w:rsidRPr="00C90F30" w:rsidDel="00A36CEE" w:rsidRDefault="004801F2" w:rsidP="004801F2">
      <w:pPr>
        <w:rPr>
          <w:del w:id="84" w:author="Abhishek Deep Nigam" w:date="2015-12-06T18:42:00Z"/>
        </w:rPr>
      </w:pPr>
      <w:r>
        <w:t>We both worked together for the entirety of the project. However, the bulk of my efforts were spent on Part 2.</w:t>
      </w:r>
      <w:r w:rsidR="00542166">
        <w:t xml:space="preserve"> I also did the </w:t>
      </w:r>
      <w:r w:rsidR="00CF46C6">
        <w:t>Random Forest Classification.</w:t>
      </w:r>
      <w:del w:id="85" w:author="Abhishek Deep Nigam" w:date="2015-12-06T18:42:00Z">
        <w:r w:rsidR="00C90F30" w:rsidRPr="00C90F30" w:rsidDel="00A36CEE">
          <w:delText>(digit class, classification rate</w:delText>
        </w:r>
        <w:r w:rsidR="00C90F30" w:rsidDel="00A36CEE">
          <w:delText xml:space="preserve"> – truncated after 3 decimal points</w:delText>
        </w:r>
        <w:r w:rsidR="00C90F30" w:rsidRPr="00C90F30" w:rsidDel="00A36CEE">
          <w:delText>)</w:delText>
        </w:r>
      </w:del>
    </w:p>
    <w:p w14:paraId="56EFDA73" w14:textId="6CA4315A" w:rsidR="00C90F30" w:rsidRPr="00C90F30" w:rsidDel="00A36CEE" w:rsidRDefault="00C90F30">
      <w:pPr>
        <w:rPr>
          <w:del w:id="86" w:author="Abhishek Deep Nigam" w:date="2015-12-06T18:42:00Z"/>
        </w:rPr>
        <w:pPrChange w:id="87" w:author="Abhishek Deep Nigam" w:date="2015-12-06T19:04:00Z">
          <w:pPr>
            <w:spacing w:before="0" w:after="0" w:line="240" w:lineRule="auto"/>
          </w:pPr>
        </w:pPrChange>
      </w:pPr>
      <w:del w:id="88" w:author="Abhishek Deep Nigam" w:date="2015-12-06T18:42:00Z">
        <w:r w:rsidRPr="00C90F30" w:rsidDel="00A36CEE">
          <w:delText>(0, 0.844)</w:delText>
        </w:r>
      </w:del>
    </w:p>
    <w:p w14:paraId="4A9C40F3" w14:textId="73962D98" w:rsidR="00C90F30" w:rsidRPr="00C90F30" w:rsidDel="00A36CEE" w:rsidRDefault="00C90F30">
      <w:pPr>
        <w:rPr>
          <w:del w:id="89" w:author="Abhishek Deep Nigam" w:date="2015-12-06T18:42:00Z"/>
        </w:rPr>
        <w:pPrChange w:id="90" w:author="Abhishek Deep Nigam" w:date="2015-12-06T19:04:00Z">
          <w:pPr>
            <w:spacing w:before="0" w:after="0" w:line="240" w:lineRule="auto"/>
          </w:pPr>
        </w:pPrChange>
      </w:pPr>
      <w:del w:id="91" w:author="Abhishek Deep Nigam" w:date="2015-12-06T18:42:00Z">
        <w:r w:rsidRPr="00C90F30" w:rsidDel="00A36CEE">
          <w:delText>(1, 0.962)</w:delText>
        </w:r>
      </w:del>
    </w:p>
    <w:p w14:paraId="67747594" w14:textId="7ABFD5DB" w:rsidR="00C90F30" w:rsidRPr="00C90F30" w:rsidDel="00A36CEE" w:rsidRDefault="00C90F30">
      <w:pPr>
        <w:rPr>
          <w:del w:id="92" w:author="Abhishek Deep Nigam" w:date="2015-12-06T18:42:00Z"/>
        </w:rPr>
        <w:pPrChange w:id="93" w:author="Abhishek Deep Nigam" w:date="2015-12-06T19:04:00Z">
          <w:pPr>
            <w:spacing w:before="0" w:after="0" w:line="240" w:lineRule="auto"/>
          </w:pPr>
        </w:pPrChange>
      </w:pPr>
      <w:del w:id="94" w:author="Abhishek Deep Nigam" w:date="2015-12-06T18:42:00Z">
        <w:r w:rsidRPr="00C90F30" w:rsidDel="00A36CEE">
          <w:delText>(2, 0.776)</w:delText>
        </w:r>
      </w:del>
    </w:p>
    <w:p w14:paraId="79CF9DA8" w14:textId="334F990A" w:rsidR="00C90F30" w:rsidRPr="00C90F30" w:rsidDel="00A36CEE" w:rsidRDefault="00C90F30">
      <w:pPr>
        <w:rPr>
          <w:del w:id="95" w:author="Abhishek Deep Nigam" w:date="2015-12-06T18:42:00Z"/>
        </w:rPr>
        <w:pPrChange w:id="96" w:author="Abhishek Deep Nigam" w:date="2015-12-06T19:04:00Z">
          <w:pPr>
            <w:spacing w:before="0" w:after="0" w:line="240" w:lineRule="auto"/>
          </w:pPr>
        </w:pPrChange>
      </w:pPr>
      <w:del w:id="97" w:author="Abhishek Deep Nigam" w:date="2015-12-06T18:42:00Z">
        <w:r w:rsidRPr="00C90F30" w:rsidDel="00A36CEE">
          <w:delText>(3, 0.790)</w:delText>
        </w:r>
      </w:del>
    </w:p>
    <w:p w14:paraId="2CE02FA4" w14:textId="438C9A50" w:rsidR="00C90F30" w:rsidRPr="00C90F30" w:rsidDel="00A36CEE" w:rsidRDefault="00C90F30">
      <w:pPr>
        <w:rPr>
          <w:del w:id="98" w:author="Abhishek Deep Nigam" w:date="2015-12-06T18:42:00Z"/>
        </w:rPr>
        <w:pPrChange w:id="99" w:author="Abhishek Deep Nigam" w:date="2015-12-06T19:04:00Z">
          <w:pPr>
            <w:spacing w:before="0" w:after="0" w:line="240" w:lineRule="auto"/>
          </w:pPr>
        </w:pPrChange>
      </w:pPr>
      <w:del w:id="100" w:author="Abhishek Deep Nigam" w:date="2015-12-06T18:42:00Z">
        <w:r w:rsidRPr="00C90F30" w:rsidDel="00A36CEE">
          <w:delText>(4, 0.766)</w:delText>
        </w:r>
      </w:del>
    </w:p>
    <w:p w14:paraId="2F9078ED" w14:textId="5F2D01CE" w:rsidR="00C90F30" w:rsidRPr="00C90F30" w:rsidDel="00A36CEE" w:rsidRDefault="00C90F30">
      <w:pPr>
        <w:rPr>
          <w:del w:id="101" w:author="Abhishek Deep Nigam" w:date="2015-12-06T18:42:00Z"/>
        </w:rPr>
        <w:pPrChange w:id="102" w:author="Abhishek Deep Nigam" w:date="2015-12-06T19:04:00Z">
          <w:pPr>
            <w:spacing w:before="0" w:after="0" w:line="240" w:lineRule="auto"/>
          </w:pPr>
        </w:pPrChange>
      </w:pPr>
      <w:del w:id="103" w:author="Abhishek Deep Nigam" w:date="2015-12-06T18:42:00Z">
        <w:r w:rsidRPr="00C90F30" w:rsidDel="00A36CEE">
          <w:delText>(5, 0.673)</w:delText>
        </w:r>
      </w:del>
    </w:p>
    <w:p w14:paraId="547BE779" w14:textId="2D25E018" w:rsidR="00C90F30" w:rsidRPr="00C90F30" w:rsidDel="00A36CEE" w:rsidRDefault="00C90F30">
      <w:pPr>
        <w:rPr>
          <w:del w:id="104" w:author="Abhishek Deep Nigam" w:date="2015-12-06T18:42:00Z"/>
        </w:rPr>
        <w:pPrChange w:id="105" w:author="Abhishek Deep Nigam" w:date="2015-12-06T19:04:00Z">
          <w:pPr>
            <w:spacing w:before="0" w:after="0" w:line="240" w:lineRule="auto"/>
          </w:pPr>
        </w:pPrChange>
      </w:pPr>
      <w:del w:id="106" w:author="Abhishek Deep Nigam" w:date="2015-12-06T18:42:00Z">
        <w:r w:rsidRPr="00C90F30" w:rsidDel="00A36CEE">
          <w:delText>(6, 0.758)</w:delText>
        </w:r>
      </w:del>
    </w:p>
    <w:p w14:paraId="306C02D2" w14:textId="697AF140" w:rsidR="00C90F30" w:rsidRPr="00C90F30" w:rsidDel="00A36CEE" w:rsidRDefault="00C90F30">
      <w:pPr>
        <w:rPr>
          <w:del w:id="107" w:author="Abhishek Deep Nigam" w:date="2015-12-06T18:42:00Z"/>
        </w:rPr>
        <w:pPrChange w:id="108" w:author="Abhishek Deep Nigam" w:date="2015-12-06T19:04:00Z">
          <w:pPr>
            <w:spacing w:before="0" w:after="0" w:line="240" w:lineRule="auto"/>
          </w:pPr>
        </w:pPrChange>
      </w:pPr>
      <w:del w:id="109" w:author="Abhishek Deep Nigam" w:date="2015-12-06T18:42:00Z">
        <w:r w:rsidRPr="00C90F30" w:rsidDel="00A36CEE">
          <w:delText>(7, 0.726)</w:delText>
        </w:r>
      </w:del>
    </w:p>
    <w:p w14:paraId="3AB5016A" w14:textId="2D51946E" w:rsidR="00C90F30" w:rsidRPr="00C90F30" w:rsidDel="00A36CEE" w:rsidRDefault="00C90F30">
      <w:pPr>
        <w:rPr>
          <w:del w:id="110" w:author="Abhishek Deep Nigam" w:date="2015-12-06T18:42:00Z"/>
        </w:rPr>
        <w:pPrChange w:id="111" w:author="Abhishek Deep Nigam" w:date="2015-12-06T19:04:00Z">
          <w:pPr>
            <w:spacing w:before="0" w:after="0" w:line="240" w:lineRule="auto"/>
          </w:pPr>
        </w:pPrChange>
      </w:pPr>
      <w:del w:id="112" w:author="Abhishek Deep Nigam" w:date="2015-12-06T18:42:00Z">
        <w:r w:rsidRPr="00C90F30" w:rsidDel="00A36CEE">
          <w:delText>(8, 0.601)</w:delText>
        </w:r>
      </w:del>
    </w:p>
    <w:p w14:paraId="55C081F4" w14:textId="0B0A7BEA" w:rsidR="00C90F30" w:rsidRPr="00C90F30" w:rsidDel="00A36CEE" w:rsidRDefault="00C90F30">
      <w:pPr>
        <w:rPr>
          <w:del w:id="113" w:author="Abhishek Deep Nigam" w:date="2015-12-06T18:42:00Z"/>
        </w:rPr>
        <w:pPrChange w:id="114" w:author="Abhishek Deep Nigam" w:date="2015-12-06T19:04:00Z">
          <w:pPr>
            <w:spacing w:before="0" w:after="0" w:line="240" w:lineRule="auto"/>
          </w:pPr>
        </w:pPrChange>
      </w:pPr>
      <w:del w:id="115" w:author="Abhishek Deep Nigam" w:date="2015-12-06T18:42:00Z">
        <w:r w:rsidRPr="00C90F30" w:rsidDel="00A36CEE">
          <w:delText>(9, 0.800)</w:delText>
        </w:r>
      </w:del>
    </w:p>
    <w:p w14:paraId="22847737" w14:textId="4158B9AC" w:rsidR="00C90F30" w:rsidDel="00A36CEE" w:rsidRDefault="00C90F30">
      <w:pPr>
        <w:rPr>
          <w:del w:id="116" w:author="Abhishek Deep Nigam" w:date="2015-12-06T18:42:00Z"/>
        </w:rPr>
      </w:pPr>
      <w:del w:id="117" w:author="Abhishek Deep Nigam" w:date="2015-12-06T18:42:00Z">
        <w:r w:rsidDel="00A36CEE">
          <w:delText>Below is the confusion matrix. Percentages are truncated after 2 decimal points.</w:delText>
        </w:r>
      </w:del>
    </w:p>
    <w:p w14:paraId="3EE4ED9F" w14:textId="0C10EC74" w:rsidR="00C90F30" w:rsidDel="00A36CEE" w:rsidRDefault="00C90F30">
      <w:pPr>
        <w:rPr>
          <w:del w:id="118" w:author="Abhishek Deep Nigam" w:date="2015-12-06T18:42:00Z"/>
        </w:rPr>
      </w:pPr>
      <w:del w:id="119" w:author="Abhishek Deep Nigam" w:date="2015-12-06T18:42:00Z">
        <w:r w:rsidDel="00A36CEE">
          <w:rPr>
            <w:noProof/>
            <w:lang w:eastAsia="en-US"/>
          </w:rPr>
          <w:drawing>
            <wp:inline distT="0" distB="0" distL="0" distR="0" wp14:anchorId="0A87AB93" wp14:editId="294155F9">
              <wp:extent cx="6492240" cy="191262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1-15 at 5.31.50 PM.png"/>
                      <pic:cNvPicPr/>
                    </pic:nvPicPr>
                    <pic:blipFill>
                      <a:blip r:embed="rId22">
                        <a:extLst>
                          <a:ext uri="{28A0092B-C50C-407E-A947-70E740481C1C}">
                            <a14:useLocalDpi xmlns:a14="http://schemas.microsoft.com/office/drawing/2010/main" val="0"/>
                          </a:ext>
                        </a:extLst>
                      </a:blip>
                      <a:stretch>
                        <a:fillRect/>
                      </a:stretch>
                    </pic:blipFill>
                    <pic:spPr>
                      <a:xfrm>
                        <a:off x="0" y="0"/>
                        <a:ext cx="6492240" cy="1912620"/>
                      </a:xfrm>
                      <a:prstGeom prst="rect">
                        <a:avLst/>
                      </a:prstGeom>
                    </pic:spPr>
                  </pic:pic>
                </a:graphicData>
              </a:graphic>
            </wp:inline>
          </w:drawing>
        </w:r>
      </w:del>
    </w:p>
    <w:p w14:paraId="478C1E0D" w14:textId="78DA93B9" w:rsidR="00381CC6" w:rsidDel="00A36CEE" w:rsidRDefault="00AD748D">
      <w:pPr>
        <w:rPr>
          <w:del w:id="120" w:author="Abhishek Deep Nigam" w:date="2015-12-06T18:42:00Z"/>
        </w:rPr>
        <w:pPrChange w:id="121" w:author="Abhishek Deep Nigam" w:date="2015-12-06T19:04:00Z">
          <w:pPr>
            <w:pStyle w:val="Heading3"/>
          </w:pPr>
        </w:pPrChange>
      </w:pPr>
      <w:del w:id="122" w:author="Abhishek Deep Nigam" w:date="2015-12-06T18:42:00Z">
        <w:r w:rsidDel="00A36CEE">
          <w:delText>We also looked at odds ratios for the following sets of numbers: [(7,9),(4,9),(5,3),(8,3)]. The results are below</w:delText>
        </w:r>
      </w:del>
      <w:del w:id="123" w:author="Abhishek Deep Nigam" w:date="2015-11-15T19:06:00Z">
        <w:r w:rsidDel="00FB6456">
          <w:delText>.</w:delText>
        </w:r>
      </w:del>
      <w:del w:id="124" w:author="Abhishek Deep Nigam" w:date="2015-12-06T18:42:00Z">
        <w:r w:rsidDel="00A36CEE">
          <w:delText xml:space="preserve"> Our implementation was similar, but we had matrices to represent white, gray, and black rather than just white and black. Our results reflected a small improvement. </w:delText>
        </w:r>
      </w:del>
    </w:p>
    <w:p w14:paraId="6FFEFFF5" w14:textId="491F5BFE" w:rsidR="00AD748D" w:rsidRPr="00C90F30" w:rsidDel="00A36CEE" w:rsidRDefault="00AD748D">
      <w:pPr>
        <w:rPr>
          <w:del w:id="125" w:author="Abhishek Deep Nigam" w:date="2015-12-06T18:42:00Z"/>
        </w:rPr>
        <w:pPrChange w:id="126" w:author="Abhishek Deep Nigam" w:date="2015-12-06T19:04:00Z">
          <w:pPr>
            <w:pStyle w:val="Heading3"/>
          </w:pPr>
        </w:pPrChange>
      </w:pPr>
      <w:del w:id="127" w:author="Abhishek Deep Nigam" w:date="2015-12-06T18:42:00Z">
        <w:r w:rsidDel="00A36CEE">
          <w:delText xml:space="preserve">Our overall accuracy improved to </w:delText>
        </w:r>
        <w:r w:rsidRPr="00AD748D" w:rsidDel="00A36CEE">
          <w:delText xml:space="preserve">77.6%. </w:delText>
        </w:r>
        <w:r w:rsidRPr="00C90F30" w:rsidDel="00A36CEE">
          <w:delText>(digit class, classification rate</w:delText>
        </w:r>
        <w:r w:rsidDel="00A36CEE">
          <w:delText xml:space="preserve"> – truncated after 3 decimal points</w:delText>
        </w:r>
        <w:r w:rsidRPr="00C90F30" w:rsidDel="00A36CEE">
          <w:delText>)</w:delText>
        </w:r>
      </w:del>
    </w:p>
    <w:p w14:paraId="24430C78" w14:textId="00C61774" w:rsidR="00AD748D" w:rsidRPr="0077482D" w:rsidDel="00A36CEE" w:rsidRDefault="00AD748D">
      <w:pPr>
        <w:rPr>
          <w:del w:id="128" w:author="Abhishek Deep Nigam" w:date="2015-12-06T18:42:00Z"/>
        </w:rPr>
        <w:pPrChange w:id="129" w:author="Abhishek Deep Nigam" w:date="2015-12-06T19:04:00Z">
          <w:pPr>
            <w:spacing w:before="0" w:after="0" w:line="240" w:lineRule="auto"/>
          </w:pPr>
        </w:pPrChange>
      </w:pPr>
      <w:del w:id="130" w:author="Abhishek Deep Nigam" w:date="2015-12-06T18:42:00Z">
        <w:r w:rsidRPr="0077482D" w:rsidDel="00A36CEE">
          <w:delText>(0, 0.833)</w:delText>
        </w:r>
      </w:del>
    </w:p>
    <w:p w14:paraId="3B421124" w14:textId="6D128D55" w:rsidR="00AD748D" w:rsidRPr="0077482D" w:rsidDel="00A36CEE" w:rsidRDefault="00AD748D">
      <w:pPr>
        <w:rPr>
          <w:del w:id="131" w:author="Abhishek Deep Nigam" w:date="2015-12-06T18:42:00Z"/>
        </w:rPr>
        <w:pPrChange w:id="132" w:author="Abhishek Deep Nigam" w:date="2015-12-06T19:04:00Z">
          <w:pPr>
            <w:spacing w:before="0" w:after="0" w:line="240" w:lineRule="auto"/>
          </w:pPr>
        </w:pPrChange>
      </w:pPr>
      <w:del w:id="133" w:author="Abhishek Deep Nigam" w:date="2015-12-06T18:42:00Z">
        <w:r w:rsidRPr="0077482D" w:rsidDel="00A36CEE">
          <w:delText>(1, 0.953)</w:delText>
        </w:r>
      </w:del>
    </w:p>
    <w:p w14:paraId="709858BC" w14:textId="4AD15B74" w:rsidR="00AD748D" w:rsidRPr="0077482D" w:rsidDel="00A36CEE" w:rsidRDefault="00AD748D">
      <w:pPr>
        <w:rPr>
          <w:del w:id="134" w:author="Abhishek Deep Nigam" w:date="2015-12-06T18:42:00Z"/>
        </w:rPr>
        <w:pPrChange w:id="135" w:author="Abhishek Deep Nigam" w:date="2015-12-06T19:04:00Z">
          <w:pPr>
            <w:spacing w:before="0" w:after="0" w:line="240" w:lineRule="auto"/>
          </w:pPr>
        </w:pPrChange>
      </w:pPr>
      <w:del w:id="136" w:author="Abhishek Deep Nigam" w:date="2015-12-06T18:42:00Z">
        <w:r w:rsidRPr="0077482D" w:rsidDel="00A36CEE">
          <w:delText>(2, 0.766)</w:delText>
        </w:r>
      </w:del>
    </w:p>
    <w:p w14:paraId="1F910927" w14:textId="23A7E611" w:rsidR="00AD748D" w:rsidRPr="0077482D" w:rsidDel="00A36CEE" w:rsidRDefault="00AD748D">
      <w:pPr>
        <w:rPr>
          <w:del w:id="137" w:author="Abhishek Deep Nigam" w:date="2015-12-06T18:42:00Z"/>
        </w:rPr>
        <w:pPrChange w:id="138" w:author="Abhishek Deep Nigam" w:date="2015-12-06T19:04:00Z">
          <w:pPr>
            <w:spacing w:before="0" w:after="0" w:line="240" w:lineRule="auto"/>
          </w:pPr>
        </w:pPrChange>
      </w:pPr>
      <w:del w:id="139" w:author="Abhishek Deep Nigam" w:date="2015-12-06T18:42:00Z">
        <w:r w:rsidRPr="0077482D" w:rsidDel="00A36CEE">
          <w:delText>(3, 0.800)</w:delText>
        </w:r>
      </w:del>
    </w:p>
    <w:p w14:paraId="1A18E387" w14:textId="44266940" w:rsidR="00AD748D" w:rsidRPr="0077482D" w:rsidDel="00A36CEE" w:rsidRDefault="00AD748D">
      <w:pPr>
        <w:rPr>
          <w:del w:id="140" w:author="Abhishek Deep Nigam" w:date="2015-12-06T18:42:00Z"/>
        </w:rPr>
        <w:pPrChange w:id="141" w:author="Abhishek Deep Nigam" w:date="2015-12-06T19:04:00Z">
          <w:pPr>
            <w:spacing w:before="0" w:after="0" w:line="240" w:lineRule="auto"/>
          </w:pPr>
        </w:pPrChange>
      </w:pPr>
      <w:del w:id="142" w:author="Abhishek Deep Nigam" w:date="2015-12-06T18:42:00Z">
        <w:r w:rsidRPr="0077482D" w:rsidDel="00A36CEE">
          <w:delText>(4, 0.775)</w:delText>
        </w:r>
      </w:del>
    </w:p>
    <w:p w14:paraId="47DD7B06" w14:textId="79DED6B7" w:rsidR="00AD748D" w:rsidRPr="0077482D" w:rsidDel="00A36CEE" w:rsidRDefault="00AD748D">
      <w:pPr>
        <w:rPr>
          <w:del w:id="143" w:author="Abhishek Deep Nigam" w:date="2015-12-06T18:42:00Z"/>
        </w:rPr>
        <w:pPrChange w:id="144" w:author="Abhishek Deep Nigam" w:date="2015-12-06T19:04:00Z">
          <w:pPr>
            <w:spacing w:before="0" w:after="0" w:line="240" w:lineRule="auto"/>
          </w:pPr>
        </w:pPrChange>
      </w:pPr>
      <w:del w:id="145" w:author="Abhishek Deep Nigam" w:date="2015-12-06T18:42:00Z">
        <w:r w:rsidRPr="0077482D" w:rsidDel="00A36CEE">
          <w:delText>(5, 0.684)</w:delText>
        </w:r>
      </w:del>
    </w:p>
    <w:p w14:paraId="16C56BE0" w14:textId="57D501AE" w:rsidR="00AD748D" w:rsidRPr="0077482D" w:rsidDel="00A36CEE" w:rsidRDefault="00AD748D">
      <w:pPr>
        <w:rPr>
          <w:del w:id="146" w:author="Abhishek Deep Nigam" w:date="2015-12-06T18:42:00Z"/>
        </w:rPr>
        <w:pPrChange w:id="147" w:author="Abhishek Deep Nigam" w:date="2015-12-06T19:04:00Z">
          <w:pPr>
            <w:spacing w:before="0" w:after="0" w:line="240" w:lineRule="auto"/>
          </w:pPr>
        </w:pPrChange>
      </w:pPr>
      <w:del w:id="148" w:author="Abhishek Deep Nigam" w:date="2015-12-06T18:42:00Z">
        <w:r w:rsidRPr="0077482D" w:rsidDel="00A36CEE">
          <w:delText>(6, 0.780)</w:delText>
        </w:r>
      </w:del>
    </w:p>
    <w:p w14:paraId="2EC829EC" w14:textId="39414507" w:rsidR="00AD748D" w:rsidRPr="0077482D" w:rsidDel="00A36CEE" w:rsidRDefault="00AD748D">
      <w:pPr>
        <w:rPr>
          <w:del w:id="149" w:author="Abhishek Deep Nigam" w:date="2015-12-06T18:42:00Z"/>
        </w:rPr>
        <w:pPrChange w:id="150" w:author="Abhishek Deep Nigam" w:date="2015-12-06T19:04:00Z">
          <w:pPr>
            <w:spacing w:before="0" w:after="0" w:line="240" w:lineRule="auto"/>
          </w:pPr>
        </w:pPrChange>
      </w:pPr>
      <w:del w:id="151" w:author="Abhishek Deep Nigam" w:date="2015-12-06T18:42:00Z">
        <w:r w:rsidRPr="0077482D" w:rsidDel="00A36CEE">
          <w:delText>(7, 0.735)</w:delText>
        </w:r>
      </w:del>
    </w:p>
    <w:p w14:paraId="4FFD0964" w14:textId="200EAA2C" w:rsidR="00AD748D" w:rsidRPr="0077482D" w:rsidDel="00A36CEE" w:rsidRDefault="00AD748D">
      <w:pPr>
        <w:rPr>
          <w:del w:id="152" w:author="Abhishek Deep Nigam" w:date="2015-12-06T18:42:00Z"/>
        </w:rPr>
        <w:pPrChange w:id="153" w:author="Abhishek Deep Nigam" w:date="2015-12-06T19:04:00Z">
          <w:pPr>
            <w:spacing w:before="0" w:after="0" w:line="240" w:lineRule="auto"/>
          </w:pPr>
        </w:pPrChange>
      </w:pPr>
      <w:del w:id="154" w:author="Abhishek Deep Nigam" w:date="2015-12-06T18:42:00Z">
        <w:r w:rsidRPr="0077482D" w:rsidDel="00A36CEE">
          <w:delText>(8, 0.621)</w:delText>
        </w:r>
      </w:del>
    </w:p>
    <w:p w14:paraId="29472CF1" w14:textId="22FD7CE7" w:rsidR="0077482D" w:rsidRPr="0077482D" w:rsidDel="00A36CEE" w:rsidRDefault="00AD748D">
      <w:pPr>
        <w:rPr>
          <w:del w:id="155" w:author="Abhishek Deep Nigam" w:date="2015-12-06T18:42:00Z"/>
        </w:rPr>
        <w:pPrChange w:id="156" w:author="Abhishek Deep Nigam" w:date="2015-12-06T19:04:00Z">
          <w:pPr>
            <w:spacing w:before="0" w:after="0" w:line="240" w:lineRule="auto"/>
          </w:pPr>
        </w:pPrChange>
      </w:pPr>
      <w:del w:id="157" w:author="Abhishek Deep Nigam" w:date="2015-12-06T18:42:00Z">
        <w:r w:rsidRPr="0077482D" w:rsidDel="00A36CEE">
          <w:delText>(9, 0.800)</w:delText>
        </w:r>
      </w:del>
    </w:p>
    <w:p w14:paraId="05F91704" w14:textId="276289A2" w:rsidR="0077482D" w:rsidDel="00A36CEE" w:rsidRDefault="00256704">
      <w:pPr>
        <w:rPr>
          <w:del w:id="158" w:author="Abhishek Deep Nigam" w:date="2015-12-06T18:42:00Z"/>
        </w:rPr>
      </w:pPr>
      <w:del w:id="159" w:author="Abhishek Deep Nigam" w:date="2015-12-06T18:42:00Z">
        <w:r w:rsidDel="00A36CEE">
          <w:delText>The confusion matrix is shown below.</w:delText>
        </w:r>
      </w:del>
    </w:p>
    <w:p w14:paraId="4E8E5DD9" w14:textId="5D09076B" w:rsidR="00256704" w:rsidDel="00A36CEE" w:rsidRDefault="00256704">
      <w:pPr>
        <w:rPr>
          <w:del w:id="160" w:author="Abhishek Deep Nigam" w:date="2015-12-06T18:42:00Z"/>
        </w:rPr>
      </w:pPr>
      <w:del w:id="161" w:author="Abhishek Deep Nigam" w:date="2015-12-06T18:42:00Z">
        <w:r w:rsidDel="00A36CEE">
          <w:rPr>
            <w:noProof/>
            <w:lang w:eastAsia="en-US"/>
          </w:rPr>
          <w:drawing>
            <wp:inline distT="0" distB="0" distL="0" distR="0" wp14:anchorId="4BB85622" wp14:editId="35309E38">
              <wp:extent cx="6492240" cy="1904365"/>
              <wp:effectExtent l="0" t="0" r="1016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1-15 at 5.51.21 PM.png"/>
                      <pic:cNvPicPr/>
                    </pic:nvPicPr>
                    <pic:blipFill>
                      <a:blip r:embed="rId23">
                        <a:extLst>
                          <a:ext uri="{28A0092B-C50C-407E-A947-70E740481C1C}">
                            <a14:useLocalDpi xmlns:a14="http://schemas.microsoft.com/office/drawing/2010/main" val="0"/>
                          </a:ext>
                        </a:extLst>
                      </a:blip>
                      <a:stretch>
                        <a:fillRect/>
                      </a:stretch>
                    </pic:blipFill>
                    <pic:spPr>
                      <a:xfrm>
                        <a:off x="0" y="0"/>
                        <a:ext cx="6492240" cy="1904365"/>
                      </a:xfrm>
                      <a:prstGeom prst="rect">
                        <a:avLst/>
                      </a:prstGeom>
                    </pic:spPr>
                  </pic:pic>
                </a:graphicData>
              </a:graphic>
            </wp:inline>
          </w:drawing>
        </w:r>
      </w:del>
    </w:p>
    <w:p w14:paraId="25328BC2" w14:textId="260A229B" w:rsidR="00256704" w:rsidDel="00A36CEE" w:rsidRDefault="00256704">
      <w:pPr>
        <w:rPr>
          <w:del w:id="162" w:author="Abhishek Deep Nigam" w:date="2015-12-06T18:42:00Z"/>
        </w:rPr>
      </w:pPr>
      <w:del w:id="163" w:author="Abhishek Deep Nigam" w:date="2015-12-06T18:42:00Z">
        <w:r w:rsidDel="00A36CEE">
          <w:delText xml:space="preserve">It appears that ternary features did not make a significant improvement upon classification. However, we do believe that weighting gray values differently could be worth further exploration. </w:delText>
        </w:r>
      </w:del>
    </w:p>
    <w:p w14:paraId="204ACEA3" w14:textId="21FD0942" w:rsidR="00381CC6" w:rsidDel="00A36CEE" w:rsidRDefault="00256704">
      <w:pPr>
        <w:rPr>
          <w:del w:id="164" w:author="Abhishek Deep Nigam" w:date="2015-12-06T18:42:00Z"/>
        </w:rPr>
        <w:pPrChange w:id="165" w:author="Abhishek Deep Nigam" w:date="2015-12-06T19:04:00Z">
          <w:pPr>
            <w:pStyle w:val="Heading3"/>
          </w:pPr>
        </w:pPrChange>
      </w:pPr>
      <w:del w:id="166" w:author="Abhishek Deep Nigam" w:date="2015-12-06T18:42:00Z">
        <w:r w:rsidDel="00A36CEE">
          <w:delText xml:space="preserve"> </w:delText>
        </w:r>
      </w:del>
    </w:p>
    <w:p w14:paraId="1C38E3D0" w14:textId="2C05EF27" w:rsidR="00256704" w:rsidDel="00A36CEE" w:rsidRDefault="00256704">
      <w:pPr>
        <w:rPr>
          <w:del w:id="167" w:author="Abhishek Deep Nigam" w:date="2015-12-06T18:42:00Z"/>
        </w:rPr>
      </w:pPr>
      <w:del w:id="168" w:author="Abhishek Deep Nigam" w:date="2015-12-06T18:42:00Z">
        <w:r w:rsidDel="00A36CEE">
          <w:delText xml:space="preserve">Our overall accuracy was </w:delText>
        </w:r>
        <w:r w:rsidRPr="00256704" w:rsidDel="00A36CEE">
          <w:delText>90.6%</w:delText>
        </w:r>
        <w:r w:rsidDel="00A36CEE">
          <w:delText>.</w:delText>
        </w:r>
      </w:del>
    </w:p>
    <w:p w14:paraId="0530CE97" w14:textId="4915429D" w:rsidR="00256704" w:rsidDel="00A36CEE" w:rsidRDefault="00256704">
      <w:pPr>
        <w:rPr>
          <w:del w:id="169" w:author="Abhishek Deep Nigam" w:date="2015-12-06T18:42:00Z"/>
        </w:rPr>
      </w:pPr>
      <w:del w:id="170" w:author="Abhishek Deep Nigam" w:date="2015-12-06T18:42:00Z">
        <w:r w:rsidDel="00A36CEE">
          <w:delText>Below is the classification rate for each class. The format is as follows:</w:delText>
        </w:r>
      </w:del>
    </w:p>
    <w:p w14:paraId="71A02C49" w14:textId="51CB1394" w:rsidR="00256704" w:rsidRPr="00256704" w:rsidDel="00256704" w:rsidRDefault="00256704">
      <w:pPr>
        <w:rPr>
          <w:del w:id="171" w:author="Abhishek Deep Nigam" w:date="2015-11-15T17:53:00Z"/>
        </w:rPr>
      </w:pPr>
    </w:p>
    <w:p w14:paraId="2DBA96C7" w14:textId="76BAEB02" w:rsidR="00256704" w:rsidDel="00A36CEE" w:rsidRDefault="00256704">
      <w:pPr>
        <w:rPr>
          <w:del w:id="172" w:author="Abhishek Deep Nigam" w:date="2015-12-06T18:42:00Z"/>
        </w:rPr>
        <w:pPrChange w:id="173" w:author="Abhishek Deep Nigam" w:date="2015-12-06T19:04:00Z">
          <w:pPr>
            <w:pStyle w:val="Heading3"/>
          </w:pPr>
        </w:pPrChange>
      </w:pPr>
    </w:p>
    <w:p w14:paraId="1089C77C" w14:textId="77777777" w:rsidR="00485923" w:rsidDel="00485923" w:rsidRDefault="00485923">
      <w:pPr>
        <w:rPr>
          <w:del w:id="174" w:author="Abhishek Deep Nigam" w:date="2015-10-21T23:55:00Z"/>
        </w:rPr>
        <w:pPrChange w:id="175" w:author="Abhishek Deep Nigam" w:date="2015-12-06T19:04:00Z">
          <w:pPr>
            <w:pStyle w:val="ListBullet"/>
          </w:pPr>
        </w:pPrChange>
      </w:pPr>
    </w:p>
    <w:p w14:paraId="2B925290" w14:textId="3D375C4B" w:rsidR="00E42218" w:rsidDel="00245841" w:rsidRDefault="00E42218">
      <w:pPr>
        <w:rPr>
          <w:del w:id="176" w:author="Abhishek Deep Nigam" w:date="2015-10-21T23:55:00Z"/>
        </w:rPr>
        <w:pPrChange w:id="177" w:author="Abhishek Deep Nigam" w:date="2015-12-06T19:04:00Z">
          <w:pPr>
            <w:pStyle w:val="ListBullet"/>
          </w:pPr>
        </w:pPrChange>
      </w:pPr>
    </w:p>
    <w:p w14:paraId="76EE292D" w14:textId="77777777" w:rsidR="00E42218" w:rsidRPr="00073577" w:rsidDel="00073577" w:rsidRDefault="00E42218">
      <w:pPr>
        <w:rPr>
          <w:del w:id="178" w:author="Abhishek Deep Nigam" w:date="2015-10-21T23:55:00Z"/>
          <w:sz w:val="16"/>
          <w:szCs w:val="16"/>
          <w:rPrChange w:id="179" w:author="Abhishek Deep Nigam" w:date="2015-10-26T01:01:00Z">
            <w:rPr>
              <w:del w:id="180" w:author="Abhishek Deep Nigam" w:date="2015-10-21T23:55:00Z"/>
            </w:rPr>
          </w:rPrChange>
        </w:rPr>
        <w:pPrChange w:id="181" w:author="Abhishek Deep Nigam" w:date="2015-12-06T19:04:00Z">
          <w:pPr>
            <w:pStyle w:val="ListBullet"/>
          </w:pPr>
        </w:pPrChange>
      </w:pPr>
    </w:p>
    <w:p w14:paraId="29AE9DC8" w14:textId="77777777" w:rsidR="00E42218" w:rsidDel="00485923" w:rsidRDefault="00E42218">
      <w:pPr>
        <w:rPr>
          <w:del w:id="182" w:author="Abhishek Deep Nigam" w:date="2015-10-21T23:55:00Z"/>
        </w:rPr>
      </w:pPr>
    </w:p>
    <w:p w14:paraId="2AE7D401" w14:textId="77777777" w:rsidR="00E42218" w:rsidRDefault="00E42218">
      <w:pPr>
        <w:pPrChange w:id="183" w:author="Abhishek Deep Nigam" w:date="2015-12-06T19:04:00Z">
          <w:pPr>
            <w:pStyle w:val="ListBullet"/>
          </w:pPr>
        </w:pPrChange>
      </w:pPr>
    </w:p>
    <w:sectPr w:rsidR="00E42218" w:rsidSect="00781DF1">
      <w:headerReference w:type="default" r:id="rId24"/>
      <w:footerReference w:type="default" r:id="rId25"/>
      <w:headerReference w:type="first" r:id="rId26"/>
      <w:footerReference w:type="first" r:id="rId27"/>
      <w:type w:val="continuous"/>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D56799" w14:textId="77777777" w:rsidR="005D54F0" w:rsidRDefault="005D54F0">
      <w:pPr>
        <w:spacing w:before="0" w:after="0" w:line="240" w:lineRule="auto"/>
      </w:pPr>
      <w:r>
        <w:separator/>
      </w:r>
    </w:p>
    <w:p w14:paraId="56F434D1" w14:textId="77777777" w:rsidR="005D54F0" w:rsidRDefault="005D54F0"/>
  </w:endnote>
  <w:endnote w:type="continuationSeparator" w:id="0">
    <w:p w14:paraId="682B1C2B" w14:textId="77777777" w:rsidR="005D54F0" w:rsidRDefault="005D54F0">
      <w:pPr>
        <w:spacing w:before="0" w:after="0" w:line="240" w:lineRule="auto"/>
      </w:pPr>
      <w:r>
        <w:continuationSeparator/>
      </w:r>
    </w:p>
    <w:p w14:paraId="58E49E46" w14:textId="77777777" w:rsidR="005D54F0" w:rsidRDefault="005D54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171722"/>
      <w:docPartObj>
        <w:docPartGallery w:val="Page Numbers (Bottom of Page)"/>
        <w:docPartUnique/>
      </w:docPartObj>
    </w:sdtPr>
    <w:sdtEndPr>
      <w:rPr>
        <w:noProof/>
      </w:rPr>
    </w:sdtEndPr>
    <w:sdtContent>
      <w:p w14:paraId="6DFFC097" w14:textId="77777777" w:rsidR="003B1CD7" w:rsidRDefault="003B1CD7">
        <w:pPr>
          <w:pStyle w:val="Footer"/>
        </w:pPr>
        <w:r>
          <w:fldChar w:fldCharType="begin"/>
        </w:r>
        <w:r>
          <w:instrText xml:space="preserve"> PAGE   \* MERGEFORMAT </w:instrText>
        </w:r>
        <w:r>
          <w:fldChar w:fldCharType="separate"/>
        </w:r>
        <w:r w:rsidR="00620C75">
          <w:rPr>
            <w:noProof/>
          </w:rPr>
          <w:t>11</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FDFED" w14:textId="77777777" w:rsidR="003B1CD7" w:rsidRDefault="003B1CD7" w:rsidP="00073577">
    <w:pPr>
      <w:pStyle w:val="Footer"/>
      <w:framePr w:wrap="none" w:vAnchor="text" w:hAnchor="margin" w:y="1"/>
      <w:rPr>
        <w:ins w:id="189" w:author="Abhishek Deep Nigam" w:date="2015-10-21T23:53:00Z"/>
        <w:rStyle w:val="PageNumber"/>
      </w:rPr>
    </w:pPr>
    <w:ins w:id="190" w:author="Abhishek Deep Nigam" w:date="2015-10-21T23:53:00Z">
      <w:r>
        <w:rPr>
          <w:rStyle w:val="PageNumber"/>
        </w:rPr>
        <w:fldChar w:fldCharType="begin"/>
      </w:r>
      <w:r>
        <w:rPr>
          <w:rStyle w:val="PageNumber"/>
        </w:rPr>
        <w:instrText xml:space="preserve">PAGE  </w:instrText>
      </w:r>
    </w:ins>
    <w:r>
      <w:rPr>
        <w:rStyle w:val="PageNumber"/>
      </w:rPr>
      <w:fldChar w:fldCharType="separate"/>
    </w:r>
    <w:r w:rsidR="00620C75">
      <w:rPr>
        <w:rStyle w:val="PageNumber"/>
        <w:noProof/>
      </w:rPr>
      <w:t>1</w:t>
    </w:r>
    <w:ins w:id="191" w:author="Abhishek Deep Nigam" w:date="2015-10-21T23:53:00Z">
      <w:r>
        <w:rPr>
          <w:rStyle w:val="PageNumber"/>
        </w:rPr>
        <w:fldChar w:fldCharType="end"/>
      </w:r>
    </w:ins>
  </w:p>
  <w:p w14:paraId="092E4EF5" w14:textId="77777777" w:rsidR="003B1CD7" w:rsidRDefault="003B1CD7">
    <w:pPr>
      <w:pStyle w:val="Footer"/>
      <w:ind w:firstLine="360"/>
      <w:jc w:val="center"/>
      <w:pPrChange w:id="192" w:author="Abhishek Deep Nigam" w:date="2015-10-21T23:53:00Z">
        <w:pPr>
          <w:pStyle w:val="Footer"/>
        </w:pPr>
      </w:pPrChange>
    </w:pPr>
    <w:ins w:id="193" w:author="Abhishek Deep Nigam" w:date="2015-10-21T23:53:00Z">
      <w:r>
        <w:t>University of Illinois at Urbana-Champaign</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F8556" w14:textId="77777777" w:rsidR="005D54F0" w:rsidRDefault="005D54F0">
      <w:pPr>
        <w:spacing w:before="0" w:after="0" w:line="240" w:lineRule="auto"/>
      </w:pPr>
      <w:r>
        <w:separator/>
      </w:r>
    </w:p>
    <w:p w14:paraId="071B0C5D" w14:textId="77777777" w:rsidR="005D54F0" w:rsidRDefault="005D54F0"/>
  </w:footnote>
  <w:footnote w:type="continuationSeparator" w:id="0">
    <w:p w14:paraId="65CF98E0" w14:textId="77777777" w:rsidR="005D54F0" w:rsidRDefault="005D54F0">
      <w:pPr>
        <w:spacing w:before="0" w:after="0" w:line="240" w:lineRule="auto"/>
      </w:pPr>
      <w:r>
        <w:continuationSeparator/>
      </w:r>
    </w:p>
    <w:p w14:paraId="6828B558" w14:textId="77777777" w:rsidR="005D54F0" w:rsidRDefault="005D54F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94ED" w14:textId="77777777" w:rsidR="003B1CD7" w:rsidRDefault="003B1CD7" w:rsidP="00EF08E5">
    <w:pPr>
      <w:pStyle w:val="Header"/>
      <w:jc w:val="right"/>
      <w:rPr>
        <w:ins w:id="184" w:author="Abhishek Deep Nigam" w:date="2015-10-26T02:29:00Z"/>
      </w:rPr>
    </w:pPr>
    <w:ins w:id="185" w:author="Abhishek Deep Nigam" w:date="2015-10-26T02:29:00Z">
      <w:r>
        <w:t xml:space="preserve">Jakub </w:t>
      </w:r>
      <w:proofErr w:type="spellStart"/>
      <w:r>
        <w:t>Klapacz</w:t>
      </w:r>
      <w:proofErr w:type="spellEnd"/>
      <w:r>
        <w:t xml:space="preserve"> – jklapac2 (3 units)</w:t>
      </w:r>
    </w:ins>
  </w:p>
  <w:p w14:paraId="7AC524A1" w14:textId="77777777" w:rsidR="003B1CD7" w:rsidRDefault="003B1CD7" w:rsidP="00EF08E5">
    <w:pPr>
      <w:pStyle w:val="Header"/>
      <w:jc w:val="right"/>
      <w:rPr>
        <w:ins w:id="186" w:author="Abhishek Deep Nigam" w:date="2015-10-26T02:29:00Z"/>
      </w:rPr>
    </w:pPr>
    <w:ins w:id="187" w:author="Abhishek Deep Nigam" w:date="2015-10-26T02:29:00Z">
      <w:r>
        <w:t>Abhishek Nigam – adnigam2 (3 units)</w:t>
      </w:r>
    </w:ins>
  </w:p>
  <w:p w14:paraId="0CD06D03" w14:textId="77777777" w:rsidR="003B1CD7" w:rsidRDefault="003B1CD7">
    <w:pPr>
      <w:pStyle w:val="Header"/>
      <w:jc w:val="right"/>
      <w:pPrChange w:id="188" w:author="Abhishek Deep Nigam" w:date="2015-10-26T02:29:00Z">
        <w:pPr>
          <w:pStyle w:val="Header"/>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747A" w14:textId="77777777" w:rsidR="003B1CD7" w:rsidRDefault="003B1CD7" w:rsidP="00485923">
    <w:pPr>
      <w:pStyle w:val="Header"/>
      <w:jc w:val="right"/>
    </w:pPr>
    <w:r>
      <w:t xml:space="preserve">Jakub </w:t>
    </w:r>
    <w:proofErr w:type="spellStart"/>
    <w:r>
      <w:t>Klapacz</w:t>
    </w:r>
    <w:proofErr w:type="spellEnd"/>
    <w:r>
      <w:t xml:space="preserve"> – jklapac2 (3 units)</w:t>
    </w:r>
  </w:p>
  <w:p w14:paraId="1A7E44E3" w14:textId="77777777" w:rsidR="003B1CD7" w:rsidRDefault="003B1CD7" w:rsidP="00485923">
    <w:pPr>
      <w:pStyle w:val="Header"/>
      <w:jc w:val="right"/>
    </w:pPr>
    <w:r>
      <w:t>Abhishek Nigam – adnigam2 (3 units)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9728DE"/>
    <w:multiLevelType w:val="hybridMultilevel"/>
    <w:tmpl w:val="F968A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AA17BD"/>
    <w:multiLevelType w:val="multilevel"/>
    <w:tmpl w:val="C916D310"/>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7282EDB"/>
    <w:multiLevelType w:val="hybridMultilevel"/>
    <w:tmpl w:val="A8DED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7E28C5"/>
    <w:multiLevelType w:val="hybridMultilevel"/>
    <w:tmpl w:val="A6547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2816F3"/>
    <w:multiLevelType w:val="hybridMultilevel"/>
    <w:tmpl w:val="1FC40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6"/>
  </w:num>
  <w:num w:numId="5">
    <w:abstractNumId w:val="5"/>
  </w:num>
  <w:num w:numId="6">
    <w:abstractNumId w:val="7"/>
  </w:num>
  <w:num w:numId="7">
    <w:abstractNumId w:val="2"/>
  </w:num>
  <w:num w:numId="8">
    <w:abstractNumId w:val="11"/>
  </w:num>
  <w:num w:numId="9">
    <w:abstractNumId w:val="8"/>
  </w:num>
  <w:num w:numId="10">
    <w:abstractNumId w:val="9"/>
  </w:num>
  <w:num w:numId="11">
    <w:abstractNumId w:val="12"/>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923"/>
    <w:rsid w:val="000003D9"/>
    <w:rsid w:val="00000772"/>
    <w:rsid w:val="00005E82"/>
    <w:rsid w:val="00011494"/>
    <w:rsid w:val="00027853"/>
    <w:rsid w:val="00073577"/>
    <w:rsid w:val="0008240E"/>
    <w:rsid w:val="000951CF"/>
    <w:rsid w:val="0009751E"/>
    <w:rsid w:val="000F2EB4"/>
    <w:rsid w:val="001513AC"/>
    <w:rsid w:val="001766E2"/>
    <w:rsid w:val="001B3299"/>
    <w:rsid w:val="001B50EC"/>
    <w:rsid w:val="001B77BB"/>
    <w:rsid w:val="001E6F3B"/>
    <w:rsid w:val="001F07A3"/>
    <w:rsid w:val="002126C9"/>
    <w:rsid w:val="00214B08"/>
    <w:rsid w:val="002157E8"/>
    <w:rsid w:val="002236FB"/>
    <w:rsid w:val="00224D20"/>
    <w:rsid w:val="00233B9B"/>
    <w:rsid w:val="00235242"/>
    <w:rsid w:val="002365AA"/>
    <w:rsid w:val="0024028C"/>
    <w:rsid w:val="00245841"/>
    <w:rsid w:val="00250A60"/>
    <w:rsid w:val="00253E86"/>
    <w:rsid w:val="00256704"/>
    <w:rsid w:val="0027599D"/>
    <w:rsid w:val="00284268"/>
    <w:rsid w:val="002B29A4"/>
    <w:rsid w:val="002D32D7"/>
    <w:rsid w:val="002F56B0"/>
    <w:rsid w:val="003006A3"/>
    <w:rsid w:val="00311469"/>
    <w:rsid w:val="00327C0E"/>
    <w:rsid w:val="00327FF4"/>
    <w:rsid w:val="00366EC0"/>
    <w:rsid w:val="00381CC6"/>
    <w:rsid w:val="00391EDB"/>
    <w:rsid w:val="00391FAF"/>
    <w:rsid w:val="003B1CD7"/>
    <w:rsid w:val="003B271C"/>
    <w:rsid w:val="003B70BA"/>
    <w:rsid w:val="003C266B"/>
    <w:rsid w:val="003C58CF"/>
    <w:rsid w:val="003D00DF"/>
    <w:rsid w:val="003F13B4"/>
    <w:rsid w:val="003F69D7"/>
    <w:rsid w:val="0040270A"/>
    <w:rsid w:val="00424168"/>
    <w:rsid w:val="0043109D"/>
    <w:rsid w:val="00436B32"/>
    <w:rsid w:val="004726C7"/>
    <w:rsid w:val="004801F2"/>
    <w:rsid w:val="00482C1A"/>
    <w:rsid w:val="00484C9B"/>
    <w:rsid w:val="00485923"/>
    <w:rsid w:val="00495CCF"/>
    <w:rsid w:val="00497FD6"/>
    <w:rsid w:val="004A2AB2"/>
    <w:rsid w:val="004C30F4"/>
    <w:rsid w:val="004F2B79"/>
    <w:rsid w:val="004F311D"/>
    <w:rsid w:val="00502543"/>
    <w:rsid w:val="0051016D"/>
    <w:rsid w:val="00542166"/>
    <w:rsid w:val="005D54F0"/>
    <w:rsid w:val="00620C75"/>
    <w:rsid w:val="006760B2"/>
    <w:rsid w:val="00692ACE"/>
    <w:rsid w:val="00695498"/>
    <w:rsid w:val="006B4A16"/>
    <w:rsid w:val="006B5DE2"/>
    <w:rsid w:val="006F623E"/>
    <w:rsid w:val="00720DBC"/>
    <w:rsid w:val="0077482D"/>
    <w:rsid w:val="00780DF2"/>
    <w:rsid w:val="00781DF1"/>
    <w:rsid w:val="007B45A7"/>
    <w:rsid w:val="007B6442"/>
    <w:rsid w:val="0080178E"/>
    <w:rsid w:val="00806CE4"/>
    <w:rsid w:val="008124E8"/>
    <w:rsid w:val="00865C97"/>
    <w:rsid w:val="0091050C"/>
    <w:rsid w:val="00915DDE"/>
    <w:rsid w:val="009224D6"/>
    <w:rsid w:val="00924792"/>
    <w:rsid w:val="00950BC5"/>
    <w:rsid w:val="00963F06"/>
    <w:rsid w:val="00963F27"/>
    <w:rsid w:val="00982981"/>
    <w:rsid w:val="009C533D"/>
    <w:rsid w:val="009D4796"/>
    <w:rsid w:val="009F02F4"/>
    <w:rsid w:val="00A24366"/>
    <w:rsid w:val="00A30103"/>
    <w:rsid w:val="00A36CEE"/>
    <w:rsid w:val="00A56D47"/>
    <w:rsid w:val="00AB59E4"/>
    <w:rsid w:val="00AD748D"/>
    <w:rsid w:val="00B10FC5"/>
    <w:rsid w:val="00B43022"/>
    <w:rsid w:val="00B52F26"/>
    <w:rsid w:val="00B729CC"/>
    <w:rsid w:val="00BA4BF1"/>
    <w:rsid w:val="00BB39DE"/>
    <w:rsid w:val="00BD1BF8"/>
    <w:rsid w:val="00C112DA"/>
    <w:rsid w:val="00C15719"/>
    <w:rsid w:val="00C44AA9"/>
    <w:rsid w:val="00C90F30"/>
    <w:rsid w:val="00CE1496"/>
    <w:rsid w:val="00CE5145"/>
    <w:rsid w:val="00CE5CA2"/>
    <w:rsid w:val="00CE7679"/>
    <w:rsid w:val="00CF46C6"/>
    <w:rsid w:val="00D1357E"/>
    <w:rsid w:val="00D24345"/>
    <w:rsid w:val="00D42613"/>
    <w:rsid w:val="00D62CBE"/>
    <w:rsid w:val="00D64DD9"/>
    <w:rsid w:val="00DB157D"/>
    <w:rsid w:val="00DC3C97"/>
    <w:rsid w:val="00DF7577"/>
    <w:rsid w:val="00E20CBF"/>
    <w:rsid w:val="00E2343C"/>
    <w:rsid w:val="00E30F67"/>
    <w:rsid w:val="00E35279"/>
    <w:rsid w:val="00E42218"/>
    <w:rsid w:val="00E62268"/>
    <w:rsid w:val="00E941ED"/>
    <w:rsid w:val="00E96446"/>
    <w:rsid w:val="00EA43A7"/>
    <w:rsid w:val="00EB5547"/>
    <w:rsid w:val="00EC266E"/>
    <w:rsid w:val="00EE5D47"/>
    <w:rsid w:val="00EE696A"/>
    <w:rsid w:val="00EF08E5"/>
    <w:rsid w:val="00EF5DA3"/>
    <w:rsid w:val="00F07462"/>
    <w:rsid w:val="00F13A2A"/>
    <w:rsid w:val="00F23A12"/>
    <w:rsid w:val="00F25C3F"/>
    <w:rsid w:val="00F607C1"/>
    <w:rsid w:val="00F611DF"/>
    <w:rsid w:val="00F74EE3"/>
    <w:rsid w:val="00F75489"/>
    <w:rsid w:val="00F928E5"/>
    <w:rsid w:val="00F95647"/>
    <w:rsid w:val="00F95F35"/>
    <w:rsid w:val="00F9638E"/>
    <w:rsid w:val="00FA72E3"/>
    <w:rsid w:val="00FB4FDE"/>
    <w:rsid w:val="00FB6456"/>
    <w:rsid w:val="00FC45A6"/>
    <w:rsid w:val="00FF5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681A1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011494"/>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073577"/>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Ind w:w="0" w:type="dxa"/>
      <w:tblBorders>
        <w:top w:val="single" w:sz="4" w:space="0" w:color="0072C6" w:themeColor="accent1"/>
        <w:left w:val="single" w:sz="4" w:space="0" w:color="0072C6" w:themeColor="accent1"/>
        <w:bottom w:val="single" w:sz="4" w:space="0" w:color="0072C6" w:themeColor="accent1"/>
        <w:right w:val="single" w:sz="4" w:space="0" w:color="0072C6" w:themeColor="accent1"/>
      </w:tblBorders>
      <w:tblCellMar>
        <w:top w:w="0" w:type="dxa"/>
        <w:left w:w="108" w:type="dxa"/>
        <w:bottom w:w="0" w:type="dxa"/>
        <w:right w:w="108" w:type="dxa"/>
      </w:tblCellMar>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BusinessPaper">
    <w:name w:val="Business Paper"/>
    <w:basedOn w:val="TableNormal"/>
    <w:uiPriority w:val="99"/>
    <w:pPr>
      <w:spacing w:before="240" w:after="180" w:line="240" w:lineRule="auto"/>
    </w:pPr>
    <w:rPr>
      <w:b/>
    </w:rPr>
    <w:tblPr>
      <w:tblInd w:w="0" w:type="dxa"/>
      <w:tblBorders>
        <w:bottom w:val="single" w:sz="6" w:space="0" w:color="0072C6" w:themeColor="accent1"/>
        <w:insideH w:val="single" w:sz="6" w:space="0" w:color="0072C6" w:themeColor="accent1"/>
      </w:tblBorders>
      <w:tblCellMar>
        <w:top w:w="0" w:type="dxa"/>
        <w:left w:w="230" w:type="dxa"/>
        <w:bottom w:w="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485923"/>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5923"/>
    <w:rPr>
      <w:rFonts w:ascii="Times New Roman" w:hAnsi="Times New Roman" w:cs="Times New Roman"/>
      <w:sz w:val="18"/>
      <w:szCs w:val="18"/>
    </w:rPr>
  </w:style>
  <w:style w:type="character" w:styleId="PageNumber">
    <w:name w:val="page number"/>
    <w:basedOn w:val="DefaultParagraphFont"/>
    <w:uiPriority w:val="99"/>
    <w:semiHidden/>
    <w:unhideWhenUsed/>
    <w:rsid w:val="00485923"/>
  </w:style>
  <w:style w:type="paragraph" w:styleId="ListParagraph">
    <w:name w:val="List Paragraph"/>
    <w:basedOn w:val="Normal"/>
    <w:uiPriority w:val="34"/>
    <w:unhideWhenUsed/>
    <w:qFormat/>
    <w:rsid w:val="00485923"/>
    <w:pPr>
      <w:ind w:left="720"/>
      <w:contextualSpacing/>
    </w:pPr>
  </w:style>
  <w:style w:type="character" w:customStyle="1" w:styleId="Heading4Char">
    <w:name w:val="Heading 4 Char"/>
    <w:basedOn w:val="DefaultParagraphFont"/>
    <w:link w:val="Heading4"/>
    <w:uiPriority w:val="9"/>
    <w:rsid w:val="00011494"/>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073577"/>
    <w:rPr>
      <w:rFonts w:asciiTheme="majorHAnsi" w:eastAsiaTheme="majorEastAsia" w:hAnsiTheme="majorHAnsi" w:cstheme="majorBidi"/>
      <w:color w:val="005494" w:themeColor="accent1" w:themeShade="BF"/>
    </w:rPr>
  </w:style>
  <w:style w:type="table" w:styleId="TableGridLight">
    <w:name w:val="Grid Table Light"/>
    <w:basedOn w:val="TableNormal"/>
    <w:uiPriority w:val="40"/>
    <w:rsid w:val="00EF5DA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yperlink">
    <w:name w:val="Hyperlink"/>
    <w:basedOn w:val="DefaultParagraphFont"/>
    <w:uiPriority w:val="99"/>
    <w:unhideWhenUsed/>
    <w:rsid w:val="00A30103"/>
    <w:rPr>
      <w:color w:val="0072C6" w:themeColor="hyperlink"/>
      <w:u w:val="single"/>
    </w:rPr>
  </w:style>
  <w:style w:type="character" w:styleId="FollowedHyperlink">
    <w:name w:val="FollowedHyperlink"/>
    <w:basedOn w:val="DefaultParagraphFont"/>
    <w:uiPriority w:val="99"/>
    <w:semiHidden/>
    <w:unhideWhenUsed/>
    <w:rsid w:val="00A30103"/>
    <w:rPr>
      <w:color w:val="7949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589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cikit-learn.org/stable/modules/generated/sklearn.ensemble.RandomForestClassifier.html" TargetMode="External"/><Relationship Id="rId21" Type="http://schemas.openxmlformats.org/officeDocument/2006/relationships/image" Target="media/image13.jp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dn5327/Library/Containers/com.microsoft.Word/Data/Library/Caches/TM10002076/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7DE98-6BE3-D246-874E-C56072509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Paper.dotx</Template>
  <TotalTime>135</TotalTime>
  <Pages>19</Pages>
  <Words>1573</Words>
  <Characters>8968</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Deep Nigam</dc:creator>
  <cp:keywords/>
  <dc:description/>
  <cp:lastModifiedBy>Abhishek Deep Nigam</cp:lastModifiedBy>
  <cp:revision>27</cp:revision>
  <cp:lastPrinted>2015-11-16T05:04:00Z</cp:lastPrinted>
  <dcterms:created xsi:type="dcterms:W3CDTF">2015-11-16T05:04:00Z</dcterms:created>
  <dcterms:modified xsi:type="dcterms:W3CDTF">2015-12-08T03:28:00Z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